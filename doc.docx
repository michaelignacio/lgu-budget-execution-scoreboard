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1E6D" w14:textId="134BE86E" w:rsidR="0BE94E8E" w:rsidRDefault="0BE94E8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823"/>
        <w:gridCol w:w="4050"/>
        <w:gridCol w:w="2832"/>
      </w:tblGrid>
      <w:tr w:rsidR="005F151D" w:rsidRPr="00080ED0" w14:paraId="385D3BA9" w14:textId="77777777" w:rsidTr="39ABA009">
        <w:trPr>
          <w:trHeight w:val="296"/>
          <w:jc w:val="center"/>
        </w:trPr>
        <w:tc>
          <w:tcPr>
            <w:tcW w:w="10705" w:type="dxa"/>
            <w:gridSpan w:val="3"/>
            <w:shd w:val="clear" w:color="auto" w:fill="E0E0E0"/>
          </w:tcPr>
          <w:p w14:paraId="56313223" w14:textId="77777777" w:rsidR="005F151D" w:rsidRPr="00080ED0" w:rsidRDefault="005F151D" w:rsidP="00F53710">
            <w:pPr>
              <w:spacing w:before="40" w:after="40"/>
              <w:rPr>
                <w:b/>
                <w:bCs/>
                <w:sz w:val="22"/>
                <w:szCs w:val="22"/>
              </w:rPr>
            </w:pPr>
            <w:r w:rsidRPr="00080ED0">
              <w:rPr>
                <w:b/>
                <w:bCs/>
                <w:sz w:val="22"/>
                <w:szCs w:val="22"/>
              </w:rPr>
              <w:t>I.  Position Information</w:t>
            </w:r>
          </w:p>
        </w:tc>
      </w:tr>
      <w:tr w:rsidR="00946F11" w:rsidRPr="00080ED0" w14:paraId="2A427B54" w14:textId="77777777" w:rsidTr="39ABA009">
        <w:trPr>
          <w:trHeight w:val="1097"/>
          <w:jc w:val="center"/>
        </w:trPr>
        <w:tc>
          <w:tcPr>
            <w:tcW w:w="3823" w:type="dxa"/>
          </w:tcPr>
          <w:p w14:paraId="6BC69F27" w14:textId="29AED761" w:rsidR="00946F11" w:rsidRPr="00080ED0" w:rsidRDefault="00946F11" w:rsidP="00F53710">
            <w:pPr>
              <w:spacing w:before="60" w:after="120"/>
            </w:pPr>
            <w:r w:rsidRPr="00080ED0">
              <w:t xml:space="preserve">Job Title: </w:t>
            </w:r>
            <w:proofErr w:type="spellStart"/>
            <w:r w:rsidR="00547605" w:rsidRPr="00080ED0">
              <w:t>Programme</w:t>
            </w:r>
            <w:proofErr w:type="spellEnd"/>
            <w:r w:rsidR="00547605" w:rsidRPr="00080ED0">
              <w:t xml:space="preserve"> Analyst</w:t>
            </w:r>
            <w:ins w:id="0" w:author="Edwine Carrie" w:date="2026-02-09T13:25:00Z" w16du:dateUtc="2026-02-09T05:25:00Z">
              <w:r w:rsidR="000C6227">
                <w:t xml:space="preserve"> (</w:t>
              </w:r>
            </w:ins>
            <w:r w:rsidR="00C16507">
              <w:t xml:space="preserve">Public Finance and Digital </w:t>
            </w:r>
            <w:proofErr w:type="spellStart"/>
            <w:r w:rsidR="00C16507">
              <w:t>Governnce</w:t>
            </w:r>
            <w:proofErr w:type="spellEnd"/>
            <w:ins w:id="1" w:author="Edwine Carrie" w:date="2026-02-09T13:25:00Z" w16du:dateUtc="2026-02-09T05:25:00Z">
              <w:r w:rsidR="000C6227">
                <w:t>)</w:t>
              </w:r>
            </w:ins>
          </w:p>
          <w:p w14:paraId="3DD4966D" w14:textId="29D1E7B8" w:rsidR="00946F11" w:rsidRPr="00080ED0" w:rsidRDefault="00946F11" w:rsidP="00F53710">
            <w:pPr>
              <w:spacing w:before="60" w:after="120"/>
              <w:ind w:left="1800" w:hanging="1800"/>
            </w:pPr>
            <w:r w:rsidRPr="00080ED0">
              <w:t>Department:</w:t>
            </w:r>
            <w:r w:rsidR="00547605" w:rsidRPr="00080ED0">
              <w:t xml:space="preserve">  </w:t>
            </w:r>
            <w:ins w:id="2" w:author="Edwine Carrie" w:date="2026-02-09T12:39:00Z" w16du:dateUtc="2026-02-09T04:39:00Z">
              <w:r w:rsidR="0090399B">
                <w:t>Institutions and Partnerships</w:t>
              </w:r>
            </w:ins>
            <w:r w:rsidRPr="00080ED0">
              <w:tab/>
            </w:r>
          </w:p>
          <w:p w14:paraId="1F9BA5CC" w14:textId="50A5FDA0" w:rsidR="00946F11" w:rsidRPr="00080ED0" w:rsidRDefault="00946F11" w:rsidP="00F53710">
            <w:pPr>
              <w:spacing w:before="60" w:after="120"/>
              <w:ind w:left="1800" w:hanging="1800"/>
            </w:pPr>
            <w:r w:rsidRPr="00080ED0">
              <w:t>Reports to:</w:t>
            </w:r>
            <w:r w:rsidR="00547605" w:rsidRPr="00080ED0">
              <w:t xml:space="preserve"> Outcome Lead (</w:t>
            </w:r>
            <w:ins w:id="3" w:author="Edwine Carrie" w:date="2026-02-09T12:39:00Z" w16du:dateUtc="2026-02-09T04:39:00Z">
              <w:r w:rsidR="0090399B">
                <w:t>Institutions and Partnerships</w:t>
              </w:r>
            </w:ins>
            <w:r w:rsidR="00547605" w:rsidRPr="00080ED0">
              <w:t>)</w:t>
            </w:r>
          </w:p>
        </w:tc>
        <w:tc>
          <w:tcPr>
            <w:tcW w:w="4050" w:type="dxa"/>
          </w:tcPr>
          <w:p w14:paraId="3134408D" w14:textId="1FC09E7C" w:rsidR="00946F11" w:rsidRPr="00080ED0" w:rsidRDefault="00946F11" w:rsidP="00C66DA5">
            <w:pPr>
              <w:spacing w:before="60" w:after="120"/>
            </w:pPr>
            <w:r w:rsidRPr="00080ED0">
              <w:t xml:space="preserve">Grade Level: </w:t>
            </w:r>
            <w:sdt>
              <w:sdtPr>
                <w:alias w:val="Grade Level"/>
                <w:tag w:val="Grade Level"/>
                <w:id w:val="-150301157"/>
                <w:placeholder>
                  <w:docPart w:val="35DC26283CBD364B8CC71901ED094759"/>
                </w:placeholder>
                <w:comboBox>
                  <w:listItem w:value="Choose an item"/>
                  <w:listItem w:displayText="G1" w:value="G1"/>
                  <w:listItem w:displayText="G2" w:value="G2"/>
                  <w:listItem w:displayText="G3" w:value="G3"/>
                  <w:listItem w:displayText="G4" w:value="G4"/>
                  <w:listItem w:displayText="G5" w:value="G5"/>
                  <w:listItem w:displayText="G6" w:value="G6"/>
                  <w:listItem w:displayText="G7" w:value="G7"/>
                  <w:listItem w:displayText="NOA" w:value="NOA"/>
                  <w:listItem w:displayText="NOB" w:value="NOB"/>
                  <w:listItem w:displayText="NOC" w:value="NOC"/>
                  <w:listItem w:displayText="NOD" w:value="NOD"/>
                  <w:listItem w:displayText="NOE" w:value="NOE"/>
                  <w:listItem w:displayText="P1" w:value="P1"/>
                  <w:listItem w:displayText="P2" w:value="P2"/>
                  <w:listItem w:displayText="P3" w:value="P3"/>
                  <w:listItem w:displayText="P4" w:value="P4"/>
                  <w:listItem w:displayText="P5" w:value="P5"/>
                  <w:listItem w:displayText="P6" w:value="P6"/>
                  <w:listItem w:displayText="P7" w:value="P7"/>
                  <w:listItem w:displayText="D1" w:value="D1"/>
                  <w:listItem w:displayText="D2" w:value="D2"/>
                  <w:listItem w:displayText="ASG" w:value="ASG"/>
                  <w:listItem w:displayText="Associate Adminstrator" w:value="Associate Adminstrator"/>
                  <w:listItem w:displayText="Administrator" w:value="Administrator"/>
                  <w:listItem w:displayText="IB1" w:value="IB1"/>
                  <w:listItem w:displayText="IB2" w:value="IB2"/>
                  <w:listItem w:displayText="IB3" w:value="IB3"/>
                  <w:listItem w:displayText="IB4" w:value="IB4"/>
                  <w:listItem w:displayText="NB1" w:value="NB1"/>
                  <w:listItem w:displayText="NB2" w:value="NB2"/>
                  <w:listItem w:displayText="NB3" w:value="NB3"/>
                  <w:listItem w:displayText="NB4" w:value="NB4"/>
                  <w:listItem w:displayText="NB5" w:value="NB5"/>
                  <w:listItem w:displayText="NB6" w:value="NB6"/>
                  <w:listItem w:displayText="Other" w:value="Other"/>
                </w:comboBox>
              </w:sdtPr>
              <w:sdtContent>
                <w:r w:rsidR="00547605" w:rsidRPr="00080ED0">
                  <w:t>NOA</w:t>
                </w:r>
              </w:sdtContent>
            </w:sdt>
          </w:p>
          <w:p w14:paraId="3C9D38F7" w14:textId="3E241801" w:rsidR="00946F11" w:rsidRPr="00080ED0" w:rsidRDefault="00946F11" w:rsidP="00C66DA5">
            <w:pPr>
              <w:spacing w:before="60" w:after="120"/>
              <w:ind w:left="2052" w:hanging="2052"/>
            </w:pPr>
            <w:r w:rsidRPr="00080ED0">
              <w:t xml:space="preserve">Bureau: </w:t>
            </w:r>
            <w:r w:rsidR="00547605" w:rsidRPr="00080ED0">
              <w:t xml:space="preserve"> R</w:t>
            </w:r>
            <w:r w:rsidR="00CC780D">
              <w:t>BAP</w:t>
            </w:r>
          </w:p>
          <w:p w14:paraId="769F2A1A" w14:textId="6378130B" w:rsidR="00946F11" w:rsidRPr="00080ED0" w:rsidRDefault="00946F11" w:rsidP="00C66DA5">
            <w:pPr>
              <w:spacing w:before="60" w:after="120"/>
              <w:ind w:left="2052" w:hanging="2052"/>
            </w:pPr>
            <w:r w:rsidRPr="00080ED0">
              <w:t>Direct Reports:</w:t>
            </w:r>
            <w:r w:rsidR="00547605" w:rsidRPr="00080ED0">
              <w:t xml:space="preserve"> (1 Associate)</w:t>
            </w:r>
          </w:p>
        </w:tc>
        <w:tc>
          <w:tcPr>
            <w:tcW w:w="2832" w:type="dxa"/>
          </w:tcPr>
          <w:p w14:paraId="35482AC5" w14:textId="77777777" w:rsidR="00A82955" w:rsidRDefault="00946F11" w:rsidP="00A82955">
            <w:pPr>
              <w:spacing w:before="60" w:after="120"/>
            </w:pPr>
            <w:r w:rsidRPr="00080ED0">
              <w:t xml:space="preserve">Position Number: </w:t>
            </w:r>
          </w:p>
          <w:p w14:paraId="06BD0B51" w14:textId="10C6CA36" w:rsidR="006265E1" w:rsidRPr="00080ED0" w:rsidRDefault="00D4416A" w:rsidP="00A82955">
            <w:pPr>
              <w:spacing w:before="60" w:after="120"/>
            </w:pPr>
            <w:r w:rsidRPr="00080ED0">
              <w:t>Position designation:</w:t>
            </w:r>
          </w:p>
          <w:sdt>
            <w:sdtPr>
              <w:id w:val="-321506572"/>
              <w:placeholder>
                <w:docPart w:val="DefaultPlaceholder_-1854013438"/>
              </w:placeholder>
              <w:comboBox>
                <w:listItem w:value="Choose an item."/>
                <w:listItem w:displayText="with mobility requirement, rotational" w:value="with mobility requirement, rotational"/>
                <w:listItem w:displayText="with mobility requirement, non-rotational" w:value="with mobility requirement, non-rotational"/>
                <w:listItem w:displayText="with no mobility requirement" w:value="with no mobility requirement"/>
              </w:comboBox>
            </w:sdtPr>
            <w:sdtContent>
              <w:p w14:paraId="339CCF8E" w14:textId="6CA77155" w:rsidR="006265E1" w:rsidRPr="00080ED0" w:rsidRDefault="003E1C6E" w:rsidP="00CC62DA">
                <w:pPr>
                  <w:pStyle w:val="CommentText"/>
                </w:pPr>
                <w:r w:rsidRPr="00080ED0">
                  <w:t>with no mobility requirement</w:t>
                </w:r>
              </w:p>
            </w:sdtContent>
          </w:sdt>
          <w:p w14:paraId="23B133E0" w14:textId="0721FB02" w:rsidR="00D4416A" w:rsidRPr="00080ED0" w:rsidRDefault="00D4416A" w:rsidP="00BE0F20">
            <w:pPr>
              <w:pStyle w:val="CommentText"/>
              <w:rPr>
                <w:i/>
                <w:iCs/>
                <w:sz w:val="18"/>
                <w:szCs w:val="18"/>
              </w:rPr>
            </w:pPr>
          </w:p>
          <w:p w14:paraId="0FE0484D" w14:textId="47AD5CAF" w:rsidR="00C66DA5" w:rsidRPr="00080ED0" w:rsidRDefault="00946F11" w:rsidP="00C66DA5">
            <w:pPr>
              <w:spacing w:before="60" w:after="120"/>
            </w:pPr>
            <w:r w:rsidRPr="00080ED0">
              <w:t xml:space="preserve">Duty Station: </w:t>
            </w:r>
            <w:r w:rsidR="00547605" w:rsidRPr="00080ED0">
              <w:t>Manila</w:t>
            </w:r>
          </w:p>
        </w:tc>
      </w:tr>
      <w:tr w:rsidR="005E0020" w:rsidRPr="00080ED0" w14:paraId="16B00E56" w14:textId="77777777" w:rsidTr="39ABA009">
        <w:trPr>
          <w:trHeight w:val="1016"/>
          <w:jc w:val="center"/>
        </w:trPr>
        <w:tc>
          <w:tcPr>
            <w:tcW w:w="10705" w:type="dxa"/>
            <w:gridSpan w:val="3"/>
          </w:tcPr>
          <w:p w14:paraId="538218AF" w14:textId="6940070E" w:rsidR="005E0020" w:rsidRPr="00080ED0" w:rsidRDefault="00C421C4" w:rsidP="00F53710">
            <w:pPr>
              <w:spacing w:before="60" w:after="120"/>
              <w:ind w:left="1800" w:hanging="1800"/>
            </w:pPr>
            <w:r w:rsidRPr="00080ED0">
              <w:t>Career Track</w:t>
            </w:r>
            <w:r w:rsidR="005E0020" w:rsidRPr="00080ED0">
              <w:t>:</w:t>
            </w:r>
            <w:r w:rsidR="00B47D97" w:rsidRPr="00080ED0">
              <w:t xml:space="preserve"> Professional/Expert</w:t>
            </w:r>
          </w:p>
          <w:p w14:paraId="40F9E33E" w14:textId="75B70B70" w:rsidR="005E0020" w:rsidRPr="00080ED0" w:rsidRDefault="005E0020" w:rsidP="00BE0F20">
            <w:pPr>
              <w:spacing w:before="60" w:after="120"/>
            </w:pPr>
            <w:r w:rsidRPr="00080ED0">
              <w:t xml:space="preserve">Career Stream: </w:t>
            </w:r>
            <w:r w:rsidR="00C16507">
              <w:t>Governance</w:t>
            </w:r>
          </w:p>
          <w:p w14:paraId="459796CE" w14:textId="605D30F5" w:rsidR="006265E1" w:rsidRPr="00080ED0" w:rsidRDefault="005E0020" w:rsidP="0AF4A9DD">
            <w:pPr>
              <w:spacing w:before="60" w:after="120"/>
            </w:pPr>
            <w:r w:rsidRPr="00080ED0">
              <w:t>Contract Modality</w:t>
            </w:r>
            <w:r w:rsidR="006265E1" w:rsidRPr="00080ED0">
              <w:t>:</w:t>
            </w:r>
            <w:r w:rsidR="000B5EB5" w:rsidRPr="00080ED0">
              <w:t xml:space="preserve"> </w:t>
            </w:r>
            <w:sdt>
              <w:sdtPr>
                <w:id w:val="155186533"/>
                <w:placeholder>
                  <w:docPart w:val="E27A43CC756E43FA9163A71CC904F71B"/>
                </w:placeholder>
                <w:comboBox>
                  <w:listItem w:value="Choose an item."/>
                  <w:listItem w:displayText="Detail Assignment" w:value="Detail Assignment"/>
                  <w:listItem w:displayText="FTA International" w:value="FTA International"/>
                  <w:listItem w:displayText="FTA International (JPO)" w:value="FTA International (JPO)"/>
                  <w:listItem w:displayText="FTA International (SDP)" w:value="FTA International (SDP)"/>
                  <w:listItem w:displayText="FTA International (Seconded Expert)" w:value="FTA International (Seconded Expert)"/>
                  <w:listItem w:displayText="FTA Local" w:value="FTA Local"/>
                  <w:listItem w:displayText="Internship" w:value="Internship"/>
                  <w:listItem w:displayText="Fellowship" w:value="Fellowship"/>
                  <w:listItem w:displayText="Non-staff Roster" w:value="Non-staff Roster"/>
                  <w:listItem w:displayText="Service Contract (SC)" w:value="Service Contract (SC)"/>
                  <w:listItem w:displayText="Staff Roster" w:value="Staff Roster"/>
                  <w:listItem w:displayText="TA International" w:value="TA International"/>
                  <w:listItem w:displayText="TA Local" w:value="TA Local"/>
                  <w:listItem w:displayText="Regular PSA International" w:value="Regular PSA International"/>
                  <w:listItem w:displayText="Regular PSA National" w:value="Regular PSA National"/>
                  <w:listItem w:displayText="Short-term PSA International" w:value="Short-term PSA International"/>
                  <w:listItem w:displayText="Short-term PSA National" w:value="Short-term PSA National"/>
                </w:comboBox>
              </w:sdtPr>
              <w:sdtContent>
                <w:r w:rsidR="007F162F">
                  <w:t>FTA Local</w:t>
                </w:r>
              </w:sdtContent>
            </w:sdt>
            <w:r w:rsidR="006265E1" w:rsidRPr="00080ED0">
              <w:t xml:space="preserve"> </w:t>
            </w:r>
          </w:p>
          <w:p w14:paraId="4D8F8A0E" w14:textId="7EA5CF65" w:rsidR="005E0020" w:rsidRPr="00080ED0" w:rsidRDefault="02A02F57" w:rsidP="694F2032">
            <w:pPr>
              <w:spacing w:before="60" w:after="120"/>
            </w:pPr>
            <w:r w:rsidRPr="00080ED0">
              <w:t xml:space="preserve">Contract </w:t>
            </w:r>
            <w:r w:rsidR="3A0C5ABC" w:rsidRPr="00080ED0">
              <w:t xml:space="preserve">Duration: </w:t>
            </w:r>
            <w:r w:rsidR="00B47D97" w:rsidRPr="00B13C33">
              <w:rPr>
                <w:rFonts w:eastAsia="Arial" w:cs="Arial"/>
                <w:sz w:val="19"/>
                <w:szCs w:val="19"/>
              </w:rPr>
              <w:t xml:space="preserve">1 year </w:t>
            </w:r>
            <w:r w:rsidR="007F162F" w:rsidRPr="00B13C33">
              <w:rPr>
                <w:rFonts w:eastAsia="Arial" w:cs="Arial"/>
                <w:sz w:val="19"/>
                <w:szCs w:val="19"/>
              </w:rPr>
              <w:t xml:space="preserve">with </w:t>
            </w:r>
            <w:r w:rsidR="00B47D97" w:rsidRPr="00B13C33">
              <w:rPr>
                <w:rFonts w:eastAsia="Arial" w:cs="Arial"/>
                <w:sz w:val="19"/>
                <w:szCs w:val="19"/>
              </w:rPr>
              <w:t>possible extension</w:t>
            </w:r>
            <w:r w:rsidR="00B47D97" w:rsidRPr="00080ED0">
              <w:rPr>
                <w:rFonts w:eastAsia="Arial" w:cs="Arial"/>
                <w:sz w:val="19"/>
                <w:szCs w:val="19"/>
                <w:u w:val="single"/>
              </w:rPr>
              <w:t xml:space="preserve"> </w:t>
            </w:r>
          </w:p>
        </w:tc>
      </w:tr>
    </w:tbl>
    <w:p w14:paraId="7B22A526" w14:textId="77777777" w:rsidR="005F151D" w:rsidRPr="00080ED0" w:rsidRDefault="005F151D"/>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000" w:firstRow="0" w:lastRow="0" w:firstColumn="0" w:lastColumn="0" w:noHBand="0" w:noVBand="0"/>
      </w:tblPr>
      <w:tblGrid>
        <w:gridCol w:w="10682"/>
      </w:tblGrid>
      <w:tr w:rsidR="005F151D" w:rsidRPr="00080ED0" w14:paraId="11123A77" w14:textId="77777777" w:rsidTr="0AF4A9DD">
        <w:trPr>
          <w:trHeight w:val="422"/>
        </w:trPr>
        <w:tc>
          <w:tcPr>
            <w:tcW w:w="10800" w:type="dxa"/>
            <w:tcBorders>
              <w:bottom w:val="single" w:sz="4" w:space="0" w:color="auto"/>
            </w:tcBorders>
            <w:shd w:val="clear" w:color="auto" w:fill="E0E0E0"/>
          </w:tcPr>
          <w:p w14:paraId="7B268D93" w14:textId="77777777" w:rsidR="005F151D" w:rsidRPr="00080ED0" w:rsidRDefault="005F151D" w:rsidP="00F53710">
            <w:pPr>
              <w:pStyle w:val="Heading1"/>
              <w:keepNext w:val="0"/>
              <w:spacing w:before="40" w:after="40"/>
              <w:rPr>
                <w:sz w:val="22"/>
                <w:szCs w:val="22"/>
              </w:rPr>
            </w:pPr>
            <w:r w:rsidRPr="00080ED0">
              <w:rPr>
                <w:sz w:val="22"/>
                <w:szCs w:val="22"/>
              </w:rPr>
              <w:t xml:space="preserve">II. </w:t>
            </w:r>
            <w:r w:rsidR="00946F11" w:rsidRPr="00080ED0">
              <w:rPr>
                <w:sz w:val="22"/>
                <w:szCs w:val="22"/>
              </w:rPr>
              <w:t>Background</w:t>
            </w:r>
            <w:r w:rsidR="00FF18BB" w:rsidRPr="00080ED0">
              <w:rPr>
                <w:sz w:val="22"/>
                <w:szCs w:val="22"/>
              </w:rPr>
              <w:t xml:space="preserve"> and Organizational Context</w:t>
            </w:r>
          </w:p>
        </w:tc>
      </w:tr>
      <w:tr w:rsidR="005F151D" w:rsidRPr="00C16507" w14:paraId="34E0BE30" w14:textId="77777777" w:rsidTr="0AF4A9DD">
        <w:tc>
          <w:tcPr>
            <w:tcW w:w="10800" w:type="dxa"/>
          </w:tcPr>
          <w:p w14:paraId="624290F0" w14:textId="4E83EC21" w:rsidR="00422448" w:rsidRPr="00C16507" w:rsidRDefault="00422448" w:rsidP="00547605">
            <w:pPr>
              <w:rPr>
                <w:rFonts w:cs="Arial"/>
                <w:szCs w:val="20"/>
              </w:rPr>
            </w:pPr>
          </w:p>
          <w:p w14:paraId="08D698B4" w14:textId="50AD0C18" w:rsidR="00C16507" w:rsidRDefault="00C16507" w:rsidP="00C16507">
            <w:pPr>
              <w:pStyle w:val="NormalWeb"/>
              <w:spacing w:before="0" w:beforeAutospacing="0" w:after="0" w:afterAutospacing="0"/>
              <w:jc w:val="both"/>
              <w:rPr>
                <w:rFonts w:ascii="Arial" w:hAnsi="Arial" w:cs="Arial"/>
                <w:color w:val="000000"/>
                <w:sz w:val="20"/>
                <w:szCs w:val="20"/>
              </w:rPr>
            </w:pPr>
            <w:r w:rsidRPr="00C16507">
              <w:rPr>
                <w:rFonts w:ascii="Arial" w:hAnsi="Arial" w:cs="Arial"/>
                <w:color w:val="000000"/>
                <w:sz w:val="20"/>
                <w:szCs w:val="20"/>
              </w:rPr>
              <w:t>You are invited to join a team of dedicated development professionals whose primary role is to support the Philippines to achieve the 2030 Agenda. As part of the UNDP team your focus will be to work with multiple stakeholders to find country specific solutions that lead to the eradication of poverty and to ensure no one is left behind.</w:t>
            </w:r>
          </w:p>
          <w:p w14:paraId="046A7CA4" w14:textId="77777777" w:rsidR="00C16507" w:rsidRPr="00C16507" w:rsidRDefault="00C16507" w:rsidP="00C16507">
            <w:pPr>
              <w:pStyle w:val="NormalWeb"/>
              <w:spacing w:before="0" w:beforeAutospacing="0" w:after="0" w:afterAutospacing="0"/>
              <w:jc w:val="both"/>
              <w:rPr>
                <w:rFonts w:ascii="Arial" w:hAnsi="Arial" w:cs="Arial"/>
                <w:color w:val="000000"/>
                <w:sz w:val="20"/>
                <w:szCs w:val="20"/>
              </w:rPr>
            </w:pPr>
          </w:p>
          <w:p w14:paraId="2BACEFA8" w14:textId="77777777" w:rsidR="00C16507" w:rsidRDefault="00C16507" w:rsidP="00C16507">
            <w:pPr>
              <w:pStyle w:val="NormalWeb"/>
              <w:spacing w:before="0" w:beforeAutospacing="0" w:after="0" w:afterAutospacing="0"/>
              <w:jc w:val="both"/>
              <w:rPr>
                <w:rFonts w:ascii="Arial" w:hAnsi="Arial" w:cs="Arial"/>
                <w:color w:val="000000"/>
                <w:sz w:val="20"/>
                <w:szCs w:val="20"/>
              </w:rPr>
            </w:pPr>
            <w:r w:rsidRPr="00C16507">
              <w:rPr>
                <w:rFonts w:ascii="Arial" w:hAnsi="Arial" w:cs="Arial"/>
                <w:color w:val="000000"/>
                <w:sz w:val="20"/>
                <w:szCs w:val="20"/>
              </w:rPr>
              <w:t>You will be confronted with diverse development challenges, including addressing basic development needs, supporting institutional transformations, and strengthening development pathways in contexts of crisis and recovery. These challenges require integrated and systems-oriented solutions.</w:t>
            </w:r>
          </w:p>
          <w:p w14:paraId="17EF4169" w14:textId="77777777" w:rsidR="00C16507" w:rsidRPr="00C16507" w:rsidRDefault="00C16507" w:rsidP="00C16507">
            <w:pPr>
              <w:pStyle w:val="NormalWeb"/>
              <w:spacing w:before="0" w:beforeAutospacing="0" w:after="0" w:afterAutospacing="0"/>
              <w:jc w:val="both"/>
              <w:rPr>
                <w:rFonts w:ascii="Arial" w:hAnsi="Arial" w:cs="Arial"/>
                <w:color w:val="000000"/>
                <w:sz w:val="20"/>
                <w:szCs w:val="20"/>
              </w:rPr>
            </w:pPr>
          </w:p>
          <w:p w14:paraId="2472D7B3" w14:textId="77777777" w:rsidR="00C16507" w:rsidRDefault="00C16507" w:rsidP="00C16507">
            <w:pPr>
              <w:pStyle w:val="NormalWeb"/>
              <w:spacing w:before="0" w:beforeAutospacing="0" w:after="0" w:afterAutospacing="0"/>
              <w:jc w:val="both"/>
              <w:rPr>
                <w:rFonts w:ascii="Arial" w:hAnsi="Arial" w:cs="Arial"/>
                <w:color w:val="000000"/>
                <w:sz w:val="20"/>
                <w:szCs w:val="20"/>
              </w:rPr>
            </w:pPr>
            <w:r w:rsidRPr="00C16507">
              <w:rPr>
                <w:rFonts w:ascii="Arial" w:hAnsi="Arial" w:cs="Arial"/>
                <w:color w:val="000000"/>
                <w:sz w:val="20"/>
                <w:szCs w:val="20"/>
              </w:rPr>
              <w:t>UNDP Philippines, through its Institutions and Partnerships portfolio, advances reforms in public financial management, procurement, anti-corruption, justice sector strengthening, and digital governance.</w:t>
            </w:r>
          </w:p>
          <w:p w14:paraId="71B8F37A" w14:textId="77777777" w:rsidR="00C16507" w:rsidRPr="00C16507" w:rsidRDefault="00C16507" w:rsidP="00C16507">
            <w:pPr>
              <w:pStyle w:val="NormalWeb"/>
              <w:spacing w:before="0" w:beforeAutospacing="0" w:after="0" w:afterAutospacing="0"/>
              <w:jc w:val="both"/>
              <w:rPr>
                <w:rFonts w:ascii="Arial" w:hAnsi="Arial" w:cs="Arial"/>
                <w:color w:val="000000"/>
                <w:sz w:val="20"/>
                <w:szCs w:val="20"/>
              </w:rPr>
            </w:pPr>
          </w:p>
          <w:p w14:paraId="64C9B56F" w14:textId="77777777" w:rsidR="00C16507" w:rsidRPr="00C16507" w:rsidRDefault="00C16507" w:rsidP="00C16507">
            <w:pPr>
              <w:pStyle w:val="NormalWeb"/>
              <w:spacing w:before="0" w:beforeAutospacing="0" w:after="0" w:afterAutospacing="0"/>
              <w:jc w:val="both"/>
              <w:rPr>
                <w:rStyle w:val="Strong"/>
                <w:rFonts w:ascii="Arial" w:hAnsi="Arial" w:cs="Arial"/>
                <w:b w:val="0"/>
                <w:bCs w:val="0"/>
                <w:color w:val="000000"/>
                <w:sz w:val="20"/>
                <w:szCs w:val="20"/>
              </w:rPr>
            </w:pPr>
            <w:r w:rsidRPr="00C16507">
              <w:rPr>
                <w:rStyle w:val="Strong"/>
                <w:rFonts w:ascii="Arial" w:hAnsi="Arial" w:cs="Arial"/>
                <w:b w:val="0"/>
                <w:bCs w:val="0"/>
                <w:color w:val="000000"/>
                <w:sz w:val="20"/>
                <w:szCs w:val="20"/>
              </w:rPr>
              <w:t>Public finance and digital governance are central to UNDP’s governance agenda, focusing on strengthening the capacity of government institutions to plan, allocate, execute, and account for public resources effectively, while leveraging digital technologies to enhance transparency, efficiency, and accountability. This includes budget formulation and execution, treasury systems, fiscal transparency, and the digitalization of public finance systems such as IFMIS, e-procurement, and data platforms across national and subnational levels, including BARMM.</w:t>
            </w:r>
          </w:p>
          <w:p w14:paraId="3AA9B200" w14:textId="77777777" w:rsidR="00C16507" w:rsidRPr="00C16507" w:rsidRDefault="00C16507" w:rsidP="00C16507">
            <w:pPr>
              <w:pStyle w:val="NormalWeb"/>
              <w:spacing w:before="0" w:beforeAutospacing="0" w:after="0" w:afterAutospacing="0"/>
              <w:jc w:val="both"/>
              <w:rPr>
                <w:rFonts w:ascii="Arial" w:hAnsi="Arial" w:cs="Arial"/>
                <w:color w:val="000000"/>
                <w:sz w:val="20"/>
                <w:szCs w:val="20"/>
              </w:rPr>
            </w:pPr>
          </w:p>
          <w:p w14:paraId="29424123" w14:textId="7C147EB4" w:rsidR="00C16507" w:rsidRPr="00C16507" w:rsidRDefault="00C16507" w:rsidP="00C16507">
            <w:pPr>
              <w:pStyle w:val="NormalWeb"/>
              <w:spacing w:before="0" w:beforeAutospacing="0" w:after="0" w:afterAutospacing="0"/>
              <w:jc w:val="both"/>
              <w:rPr>
                <w:rStyle w:val="Strong"/>
                <w:rFonts w:ascii="Arial" w:hAnsi="Arial" w:cs="Arial"/>
                <w:b w:val="0"/>
                <w:bCs w:val="0"/>
                <w:color w:val="000000"/>
                <w:sz w:val="20"/>
                <w:szCs w:val="20"/>
              </w:rPr>
            </w:pPr>
            <w:r w:rsidRPr="00C16507">
              <w:rPr>
                <w:rStyle w:val="Strong"/>
                <w:rFonts w:ascii="Arial" w:hAnsi="Arial" w:cs="Arial"/>
                <w:b w:val="0"/>
                <w:bCs w:val="0"/>
                <w:color w:val="000000"/>
                <w:sz w:val="20"/>
                <w:szCs w:val="20"/>
              </w:rPr>
              <w:t>T</w:t>
            </w:r>
            <w:r w:rsidRPr="00C16507">
              <w:rPr>
                <w:rStyle w:val="Strong"/>
                <w:rFonts w:ascii="Arial" w:hAnsi="Arial" w:cs="Arial"/>
                <w:b w:val="0"/>
                <w:bCs w:val="0"/>
                <w:color w:val="000000"/>
                <w:sz w:val="20"/>
                <w:szCs w:val="20"/>
              </w:rPr>
              <w:t xml:space="preserve">he Country Office is strengthening its engagement in accountable public finance and </w:t>
            </w:r>
            <w:proofErr w:type="spellStart"/>
            <w:r w:rsidRPr="00C16507">
              <w:rPr>
                <w:rStyle w:val="Strong"/>
                <w:rFonts w:ascii="Arial" w:hAnsi="Arial" w:cs="Arial"/>
                <w:b w:val="0"/>
                <w:bCs w:val="0"/>
                <w:color w:val="000000"/>
                <w:sz w:val="20"/>
                <w:szCs w:val="20"/>
              </w:rPr>
              <w:t>GovTech</w:t>
            </w:r>
            <w:proofErr w:type="spellEnd"/>
            <w:r w:rsidRPr="00C16507">
              <w:rPr>
                <w:rStyle w:val="Strong"/>
                <w:rFonts w:ascii="Arial" w:hAnsi="Arial" w:cs="Arial"/>
                <w:b w:val="0"/>
                <w:bCs w:val="0"/>
                <w:color w:val="000000"/>
                <w:sz w:val="20"/>
                <w:szCs w:val="20"/>
              </w:rPr>
              <w:t>, promoting data-driven governance, interoperability of systems, and digital solutions that improve public service delivery and institutional integrity.</w:t>
            </w:r>
          </w:p>
          <w:p w14:paraId="43840CBB" w14:textId="77777777" w:rsidR="00C16507" w:rsidRPr="00C16507" w:rsidRDefault="00C16507" w:rsidP="00C16507">
            <w:pPr>
              <w:pStyle w:val="NormalWeb"/>
              <w:spacing w:before="0" w:beforeAutospacing="0" w:after="0" w:afterAutospacing="0"/>
              <w:jc w:val="both"/>
              <w:rPr>
                <w:rFonts w:ascii="Arial" w:hAnsi="Arial" w:cs="Arial"/>
                <w:color w:val="000000"/>
                <w:sz w:val="20"/>
                <w:szCs w:val="20"/>
              </w:rPr>
            </w:pPr>
          </w:p>
          <w:p w14:paraId="6DC99F13" w14:textId="2ECE0782" w:rsidR="00C16507" w:rsidRDefault="00C16507" w:rsidP="00C16507">
            <w:pPr>
              <w:pStyle w:val="NormalWeb"/>
              <w:spacing w:before="0" w:beforeAutospacing="0" w:after="0" w:afterAutospacing="0"/>
              <w:jc w:val="both"/>
              <w:rPr>
                <w:rStyle w:val="Strong"/>
                <w:rFonts w:ascii="Arial" w:hAnsi="Arial" w:cs="Arial"/>
                <w:color w:val="000000"/>
                <w:sz w:val="20"/>
                <w:szCs w:val="20"/>
              </w:rPr>
            </w:pPr>
            <w:r w:rsidRPr="00C16507">
              <w:rPr>
                <w:rFonts w:ascii="Arial" w:hAnsi="Arial" w:cs="Arial"/>
                <w:color w:val="000000"/>
                <w:sz w:val="20"/>
                <w:szCs w:val="20"/>
              </w:rPr>
              <w:t>We place a premium on national ownership and partnership-based approaches.</w:t>
            </w:r>
            <w:r w:rsidRPr="00C16507">
              <w:rPr>
                <w:rStyle w:val="apple-converted-space"/>
                <w:rFonts w:ascii="Arial" w:hAnsi="Arial" w:cs="Arial"/>
                <w:color w:val="000000"/>
                <w:sz w:val="20"/>
                <w:szCs w:val="20"/>
              </w:rPr>
              <w:t> </w:t>
            </w:r>
            <w:r w:rsidRPr="00C16507">
              <w:rPr>
                <w:rStyle w:val="Strong"/>
                <w:rFonts w:ascii="Arial" w:hAnsi="Arial" w:cs="Arial"/>
                <w:b w:val="0"/>
                <w:bCs w:val="0"/>
                <w:color w:val="000000"/>
                <w:sz w:val="20"/>
                <w:szCs w:val="20"/>
              </w:rPr>
              <w:t>In the public finance and digital governance domain, UNDP works closely with central fiscal agencies, digital governance counterparts, local government units, and development partners to strengthen fiscal systems, modernize digital infrastructure, and improve public sector performance.</w:t>
            </w:r>
          </w:p>
          <w:p w14:paraId="572114EC" w14:textId="77777777" w:rsidR="00C16507" w:rsidRPr="00C16507" w:rsidRDefault="00C16507" w:rsidP="00C16507">
            <w:pPr>
              <w:pStyle w:val="NormalWeb"/>
              <w:spacing w:before="0" w:beforeAutospacing="0" w:after="0" w:afterAutospacing="0"/>
              <w:jc w:val="both"/>
              <w:rPr>
                <w:rFonts w:ascii="Arial" w:hAnsi="Arial" w:cs="Arial"/>
                <w:color w:val="000000"/>
                <w:sz w:val="20"/>
                <w:szCs w:val="20"/>
              </w:rPr>
            </w:pPr>
          </w:p>
          <w:p w14:paraId="74ABD82A" w14:textId="5B923627" w:rsidR="00C16507" w:rsidRDefault="00C16507" w:rsidP="00C16507">
            <w:pPr>
              <w:pStyle w:val="NormalWeb"/>
              <w:spacing w:before="0" w:beforeAutospacing="0" w:after="0" w:afterAutospacing="0"/>
              <w:jc w:val="both"/>
              <w:rPr>
                <w:rFonts w:ascii="Arial" w:hAnsi="Arial" w:cs="Arial"/>
                <w:color w:val="000000"/>
                <w:sz w:val="20"/>
                <w:szCs w:val="20"/>
              </w:rPr>
            </w:pPr>
            <w:r w:rsidRPr="00C16507">
              <w:rPr>
                <w:rFonts w:ascii="Arial" w:hAnsi="Arial" w:cs="Arial"/>
                <w:color w:val="000000"/>
                <w:sz w:val="20"/>
                <w:szCs w:val="20"/>
              </w:rPr>
              <w:t>UNDP seeks individuals who can apply global best practices in public finance and digital governance to national contexts.</w:t>
            </w:r>
            <w:r>
              <w:rPr>
                <w:rFonts w:ascii="Arial" w:hAnsi="Arial" w:cs="Arial"/>
                <w:color w:val="000000"/>
                <w:sz w:val="20"/>
                <w:szCs w:val="20"/>
              </w:rPr>
              <w:t xml:space="preserve"> </w:t>
            </w:r>
            <w:r w:rsidRPr="00C16507">
              <w:rPr>
                <w:rFonts w:ascii="Arial" w:hAnsi="Arial" w:cs="Arial"/>
                <w:color w:val="000000"/>
                <w:sz w:val="20"/>
                <w:szCs w:val="20"/>
              </w:rPr>
              <w:t>You will have strong knowledge and demonstrated experience in governance, particularly in</w:t>
            </w:r>
            <w:r w:rsidRPr="00C16507">
              <w:rPr>
                <w:rStyle w:val="apple-converted-space"/>
                <w:rFonts w:ascii="Arial" w:hAnsi="Arial" w:cs="Arial"/>
                <w:color w:val="000000"/>
                <w:sz w:val="20"/>
                <w:szCs w:val="20"/>
              </w:rPr>
              <w:t> </w:t>
            </w:r>
            <w:r w:rsidRPr="00C16507">
              <w:rPr>
                <w:rStyle w:val="Strong"/>
                <w:rFonts w:ascii="Arial" w:hAnsi="Arial" w:cs="Arial"/>
                <w:b w:val="0"/>
                <w:bCs w:val="0"/>
                <w:color w:val="000000"/>
                <w:sz w:val="20"/>
                <w:szCs w:val="20"/>
              </w:rPr>
              <w:t>public financial management and digital governance systems</w:t>
            </w:r>
            <w:r w:rsidRPr="00C16507">
              <w:rPr>
                <w:rFonts w:ascii="Arial" w:hAnsi="Arial" w:cs="Arial"/>
                <w:color w:val="000000"/>
                <w:sz w:val="20"/>
                <w:szCs w:val="20"/>
              </w:rPr>
              <w:t>, with exposure to governance reforms in the Philippines.</w:t>
            </w:r>
          </w:p>
          <w:p w14:paraId="2764CEC7" w14:textId="77777777" w:rsidR="00C16507" w:rsidRPr="00C16507" w:rsidRDefault="00C16507" w:rsidP="00C16507">
            <w:pPr>
              <w:pStyle w:val="NormalWeb"/>
              <w:spacing w:before="0" w:beforeAutospacing="0" w:after="0" w:afterAutospacing="0"/>
              <w:jc w:val="both"/>
              <w:rPr>
                <w:rFonts w:ascii="Arial" w:hAnsi="Arial" w:cs="Arial"/>
                <w:color w:val="000000"/>
                <w:sz w:val="20"/>
                <w:szCs w:val="20"/>
              </w:rPr>
            </w:pPr>
          </w:p>
          <w:p w14:paraId="7F90BA9D" w14:textId="77777777" w:rsidR="00C16507" w:rsidRPr="00C16507" w:rsidRDefault="00C16507" w:rsidP="00C16507">
            <w:pPr>
              <w:pStyle w:val="NormalWeb"/>
              <w:spacing w:before="0" w:beforeAutospacing="0" w:after="0" w:afterAutospacing="0"/>
              <w:jc w:val="both"/>
              <w:rPr>
                <w:rFonts w:ascii="Arial" w:hAnsi="Arial" w:cs="Arial"/>
                <w:b/>
                <w:bCs/>
                <w:color w:val="000000"/>
                <w:sz w:val="20"/>
                <w:szCs w:val="20"/>
              </w:rPr>
            </w:pPr>
            <w:r w:rsidRPr="00C16507">
              <w:rPr>
                <w:rStyle w:val="Strong"/>
                <w:rFonts w:ascii="Arial" w:hAnsi="Arial" w:cs="Arial"/>
                <w:b w:val="0"/>
                <w:bCs w:val="0"/>
                <w:color w:val="000000"/>
                <w:sz w:val="20"/>
                <w:szCs w:val="20"/>
              </w:rPr>
              <w:t xml:space="preserve">Your role will contribute to building and managing a portfolio of activities that strengthen public finance systems, improve budget execution, and support the digital transformation of governance systems, positioning UNDP as a strategic partner in fiscal reform, </w:t>
            </w:r>
            <w:proofErr w:type="spellStart"/>
            <w:r w:rsidRPr="00C16507">
              <w:rPr>
                <w:rStyle w:val="Strong"/>
                <w:rFonts w:ascii="Arial" w:hAnsi="Arial" w:cs="Arial"/>
                <w:b w:val="0"/>
                <w:bCs w:val="0"/>
                <w:color w:val="000000"/>
                <w:sz w:val="20"/>
                <w:szCs w:val="20"/>
              </w:rPr>
              <w:t>GovTech</w:t>
            </w:r>
            <w:proofErr w:type="spellEnd"/>
            <w:r w:rsidRPr="00C16507">
              <w:rPr>
                <w:rStyle w:val="Strong"/>
                <w:rFonts w:ascii="Arial" w:hAnsi="Arial" w:cs="Arial"/>
                <w:b w:val="0"/>
                <w:bCs w:val="0"/>
                <w:color w:val="000000"/>
                <w:sz w:val="20"/>
                <w:szCs w:val="20"/>
              </w:rPr>
              <w:t>, and government financing.</w:t>
            </w:r>
          </w:p>
          <w:p w14:paraId="6E5426DF" w14:textId="77777777" w:rsidR="00C16507" w:rsidRPr="00C16507" w:rsidRDefault="00C16507" w:rsidP="00C16507">
            <w:pPr>
              <w:pStyle w:val="NormalWeb"/>
              <w:spacing w:before="0" w:beforeAutospacing="0" w:after="0" w:afterAutospacing="0"/>
              <w:jc w:val="both"/>
              <w:rPr>
                <w:rFonts w:ascii="Arial" w:hAnsi="Arial" w:cs="Arial"/>
                <w:color w:val="000000"/>
                <w:sz w:val="20"/>
                <w:szCs w:val="20"/>
              </w:rPr>
            </w:pPr>
            <w:r w:rsidRPr="00C16507">
              <w:rPr>
                <w:rFonts w:ascii="Arial" w:hAnsi="Arial" w:cs="Arial"/>
                <w:color w:val="000000"/>
                <w:sz w:val="20"/>
                <w:szCs w:val="20"/>
              </w:rPr>
              <w:t>You will work collaboratively with colleagues across governance pillars, UN agencies, government institutions, donors, and civil society.</w:t>
            </w:r>
          </w:p>
          <w:p w14:paraId="51974FE4" w14:textId="2EBF3303" w:rsidR="00547605" w:rsidRPr="00C16507" w:rsidRDefault="00547605" w:rsidP="00547605">
            <w:pPr>
              <w:rPr>
                <w:rFonts w:cs="Arial"/>
                <w:szCs w:val="20"/>
              </w:rPr>
            </w:pPr>
          </w:p>
        </w:tc>
      </w:tr>
    </w:tbl>
    <w:p w14:paraId="1B60FDA0" w14:textId="77777777" w:rsidR="00946F11" w:rsidRPr="00080ED0" w:rsidRDefault="00946F11"/>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000" w:firstRow="0" w:lastRow="0" w:firstColumn="0" w:lastColumn="0" w:noHBand="0" w:noVBand="0"/>
      </w:tblPr>
      <w:tblGrid>
        <w:gridCol w:w="10682"/>
      </w:tblGrid>
      <w:tr w:rsidR="00946F11" w:rsidRPr="00080ED0" w14:paraId="49393F68" w14:textId="77777777" w:rsidTr="005E0020">
        <w:trPr>
          <w:trHeight w:val="449"/>
        </w:trPr>
        <w:tc>
          <w:tcPr>
            <w:tcW w:w="10800" w:type="dxa"/>
            <w:tcBorders>
              <w:bottom w:val="single" w:sz="4" w:space="0" w:color="auto"/>
            </w:tcBorders>
            <w:shd w:val="clear" w:color="auto" w:fill="E0E0E0"/>
          </w:tcPr>
          <w:p w14:paraId="72EEAB94" w14:textId="77777777" w:rsidR="00946F11" w:rsidRPr="00080ED0" w:rsidRDefault="00946F11" w:rsidP="00946F11">
            <w:pPr>
              <w:pStyle w:val="Heading1"/>
              <w:keepNext w:val="0"/>
              <w:spacing w:before="40" w:after="40"/>
              <w:rPr>
                <w:sz w:val="22"/>
                <w:szCs w:val="22"/>
              </w:rPr>
            </w:pPr>
            <w:r w:rsidRPr="00080ED0">
              <w:rPr>
                <w:sz w:val="22"/>
                <w:szCs w:val="22"/>
              </w:rPr>
              <w:t>III. Position Purpose</w:t>
            </w:r>
          </w:p>
        </w:tc>
      </w:tr>
      <w:tr w:rsidR="00946F11" w:rsidRPr="00080ED0" w14:paraId="6EE9F51F" w14:textId="77777777" w:rsidTr="00547605">
        <w:trPr>
          <w:trHeight w:val="144"/>
        </w:trPr>
        <w:tc>
          <w:tcPr>
            <w:tcW w:w="10800" w:type="dxa"/>
          </w:tcPr>
          <w:p w14:paraId="34918CCD" w14:textId="77777777" w:rsidR="00946F11" w:rsidRPr="00080ED0" w:rsidRDefault="00946F11" w:rsidP="00946F11"/>
          <w:p w14:paraId="79CD60BE" w14:textId="77777777" w:rsidR="00C16507" w:rsidRDefault="00C16507" w:rsidP="00C16507">
            <w:pPr>
              <w:pStyle w:val="NormalWeb"/>
              <w:spacing w:before="0" w:beforeAutospacing="0" w:after="0" w:afterAutospacing="0"/>
              <w:rPr>
                <w:rFonts w:ascii="Arial" w:hAnsi="Arial" w:cs="Arial"/>
                <w:color w:val="000000"/>
                <w:sz w:val="20"/>
                <w:szCs w:val="20"/>
              </w:rPr>
            </w:pPr>
            <w:r w:rsidRPr="00C16507">
              <w:rPr>
                <w:rFonts w:ascii="Arial" w:hAnsi="Arial" w:cs="Arial"/>
                <w:color w:val="000000"/>
                <w:sz w:val="20"/>
                <w:szCs w:val="20"/>
              </w:rPr>
              <w:t xml:space="preserve">Under the guidance of the Outcome Lead (Institutions and Partnerships), the </w:t>
            </w:r>
            <w:proofErr w:type="spellStart"/>
            <w:r w:rsidRPr="00C16507">
              <w:rPr>
                <w:rFonts w:ascii="Arial" w:hAnsi="Arial" w:cs="Arial"/>
                <w:color w:val="000000"/>
                <w:sz w:val="20"/>
                <w:szCs w:val="20"/>
              </w:rPr>
              <w:t>Programme</w:t>
            </w:r>
            <w:proofErr w:type="spellEnd"/>
            <w:r w:rsidRPr="00C16507">
              <w:rPr>
                <w:rFonts w:ascii="Arial" w:hAnsi="Arial" w:cs="Arial"/>
                <w:color w:val="000000"/>
                <w:sz w:val="20"/>
                <w:szCs w:val="20"/>
              </w:rPr>
              <w:t xml:space="preserve"> Analyst – Public Finance and Digital Governance will lead the day-to-day management of a portfolio of activities contributing to fiscal systems strengthening, digital transformation, and public sector effectiveness.</w:t>
            </w:r>
          </w:p>
          <w:p w14:paraId="03E9D5D9" w14:textId="77777777" w:rsidR="00C16507" w:rsidRPr="00C16507" w:rsidRDefault="00C16507" w:rsidP="00C16507">
            <w:pPr>
              <w:pStyle w:val="NormalWeb"/>
              <w:spacing w:before="0" w:beforeAutospacing="0" w:after="0" w:afterAutospacing="0"/>
              <w:rPr>
                <w:rFonts w:ascii="Arial" w:hAnsi="Arial" w:cs="Arial"/>
                <w:color w:val="000000"/>
                <w:sz w:val="20"/>
                <w:szCs w:val="20"/>
              </w:rPr>
            </w:pPr>
          </w:p>
          <w:p w14:paraId="57056537" w14:textId="77777777" w:rsidR="00C16507" w:rsidRDefault="00C16507" w:rsidP="00C16507">
            <w:pPr>
              <w:pStyle w:val="NormalWeb"/>
              <w:spacing w:before="0" w:beforeAutospacing="0" w:after="0" w:afterAutospacing="0"/>
              <w:rPr>
                <w:rStyle w:val="Strong"/>
                <w:rFonts w:ascii="Arial" w:hAnsi="Arial" w:cs="Arial"/>
                <w:b w:val="0"/>
                <w:bCs w:val="0"/>
                <w:color w:val="000000"/>
                <w:sz w:val="20"/>
                <w:szCs w:val="20"/>
              </w:rPr>
            </w:pPr>
            <w:r w:rsidRPr="00C16507">
              <w:rPr>
                <w:rStyle w:val="Strong"/>
                <w:rFonts w:ascii="Arial" w:hAnsi="Arial" w:cs="Arial"/>
                <w:b w:val="0"/>
                <w:bCs w:val="0"/>
                <w:color w:val="000000"/>
                <w:sz w:val="20"/>
                <w:szCs w:val="20"/>
              </w:rPr>
              <w:t xml:space="preserve">The </w:t>
            </w:r>
            <w:proofErr w:type="spellStart"/>
            <w:r w:rsidRPr="00C16507">
              <w:rPr>
                <w:rStyle w:val="Strong"/>
                <w:rFonts w:ascii="Arial" w:hAnsi="Arial" w:cs="Arial"/>
                <w:b w:val="0"/>
                <w:bCs w:val="0"/>
                <w:color w:val="000000"/>
                <w:sz w:val="20"/>
                <w:szCs w:val="20"/>
              </w:rPr>
              <w:t>Programme</w:t>
            </w:r>
            <w:proofErr w:type="spellEnd"/>
            <w:r w:rsidRPr="00C16507">
              <w:rPr>
                <w:rStyle w:val="Strong"/>
                <w:rFonts w:ascii="Arial" w:hAnsi="Arial" w:cs="Arial"/>
                <w:b w:val="0"/>
                <w:bCs w:val="0"/>
                <w:color w:val="000000"/>
                <w:sz w:val="20"/>
                <w:szCs w:val="20"/>
              </w:rPr>
              <w:t xml:space="preserve"> Analyst will play a key role in advancing integrated public finance and digital governance reforms by supporting initiatives that improve budget execution, strengthen fiscal systems, and leverage digital technologies to enhance transparency, efficiency, and accountability.</w:t>
            </w:r>
          </w:p>
          <w:p w14:paraId="4FA9A924" w14:textId="77777777" w:rsidR="00C16507" w:rsidRPr="00C16507" w:rsidRDefault="00C16507" w:rsidP="00C16507">
            <w:pPr>
              <w:pStyle w:val="NormalWeb"/>
              <w:spacing w:before="0" w:beforeAutospacing="0" w:after="0" w:afterAutospacing="0"/>
              <w:rPr>
                <w:rFonts w:ascii="Arial" w:hAnsi="Arial" w:cs="Arial"/>
                <w:b/>
                <w:bCs/>
                <w:color w:val="000000"/>
                <w:sz w:val="20"/>
                <w:szCs w:val="20"/>
              </w:rPr>
            </w:pPr>
          </w:p>
          <w:p w14:paraId="0508C321" w14:textId="77777777" w:rsidR="00C16507" w:rsidRPr="00C16507" w:rsidRDefault="00C16507" w:rsidP="00C16507">
            <w:pPr>
              <w:pStyle w:val="NormalWeb"/>
              <w:spacing w:before="0" w:beforeAutospacing="0" w:after="0" w:afterAutospacing="0"/>
              <w:rPr>
                <w:rFonts w:ascii="Arial" w:hAnsi="Arial" w:cs="Arial"/>
                <w:color w:val="000000"/>
                <w:sz w:val="20"/>
                <w:szCs w:val="20"/>
              </w:rPr>
            </w:pPr>
            <w:r w:rsidRPr="00C16507">
              <w:rPr>
                <w:rFonts w:ascii="Arial" w:hAnsi="Arial" w:cs="Arial"/>
                <w:color w:val="000000"/>
                <w:sz w:val="20"/>
                <w:szCs w:val="20"/>
              </w:rPr>
              <w:t xml:space="preserve">The </w:t>
            </w:r>
            <w:proofErr w:type="spellStart"/>
            <w:r w:rsidRPr="00C16507">
              <w:rPr>
                <w:rFonts w:ascii="Arial" w:hAnsi="Arial" w:cs="Arial"/>
                <w:color w:val="000000"/>
                <w:sz w:val="20"/>
                <w:szCs w:val="20"/>
              </w:rPr>
              <w:t>Programme</w:t>
            </w:r>
            <w:proofErr w:type="spellEnd"/>
            <w:r w:rsidRPr="00C16507">
              <w:rPr>
                <w:rFonts w:ascii="Arial" w:hAnsi="Arial" w:cs="Arial"/>
                <w:color w:val="000000"/>
                <w:sz w:val="20"/>
                <w:szCs w:val="20"/>
              </w:rPr>
              <w:t xml:space="preserve"> Analyst will:</w:t>
            </w:r>
          </w:p>
          <w:p w14:paraId="3C327BCA" w14:textId="77777777" w:rsidR="00C16507" w:rsidRPr="00C16507" w:rsidRDefault="00C16507" w:rsidP="00C16507">
            <w:pPr>
              <w:numPr>
                <w:ilvl w:val="0"/>
                <w:numId w:val="26"/>
              </w:numPr>
              <w:rPr>
                <w:rFonts w:cs="Arial"/>
                <w:color w:val="000000"/>
                <w:szCs w:val="20"/>
              </w:rPr>
            </w:pPr>
            <w:r w:rsidRPr="00C16507">
              <w:rPr>
                <w:rFonts w:cs="Arial"/>
                <w:color w:val="000000"/>
                <w:szCs w:val="20"/>
              </w:rPr>
              <w:t xml:space="preserve">Support initiatives on public financial management, budget execution, and fiscal </w:t>
            </w:r>
            <w:proofErr w:type="gramStart"/>
            <w:r w:rsidRPr="00C16507">
              <w:rPr>
                <w:rFonts w:cs="Arial"/>
                <w:color w:val="000000"/>
                <w:szCs w:val="20"/>
              </w:rPr>
              <w:t>systems;</w:t>
            </w:r>
            <w:proofErr w:type="gramEnd"/>
          </w:p>
          <w:p w14:paraId="77C3D410" w14:textId="77777777" w:rsidR="00C16507" w:rsidRPr="00C16507" w:rsidRDefault="00C16507" w:rsidP="00C16507">
            <w:pPr>
              <w:numPr>
                <w:ilvl w:val="0"/>
                <w:numId w:val="26"/>
              </w:numPr>
              <w:rPr>
                <w:rFonts w:cs="Arial"/>
                <w:b/>
                <w:bCs/>
                <w:color w:val="000000"/>
                <w:szCs w:val="20"/>
              </w:rPr>
            </w:pPr>
            <w:r w:rsidRPr="00C16507">
              <w:rPr>
                <w:rStyle w:val="Strong"/>
                <w:rFonts w:cs="Arial"/>
                <w:b w:val="0"/>
                <w:bCs w:val="0"/>
                <w:color w:val="000000"/>
                <w:szCs w:val="20"/>
              </w:rPr>
              <w:t xml:space="preserve">Support the design and implementation of digital governance solutions related to public finance, including IFMIS, e-procurement, fiscal data systems, and interoperability </w:t>
            </w:r>
            <w:proofErr w:type="gramStart"/>
            <w:r w:rsidRPr="00C16507">
              <w:rPr>
                <w:rStyle w:val="Strong"/>
                <w:rFonts w:cs="Arial"/>
                <w:b w:val="0"/>
                <w:bCs w:val="0"/>
                <w:color w:val="000000"/>
                <w:szCs w:val="20"/>
              </w:rPr>
              <w:t>platforms;</w:t>
            </w:r>
            <w:proofErr w:type="gramEnd"/>
          </w:p>
          <w:p w14:paraId="2EAB684B" w14:textId="77777777" w:rsidR="00C16507" w:rsidRPr="00C16507" w:rsidRDefault="00C16507" w:rsidP="00C16507">
            <w:pPr>
              <w:numPr>
                <w:ilvl w:val="0"/>
                <w:numId w:val="26"/>
              </w:numPr>
              <w:rPr>
                <w:rFonts w:cs="Arial"/>
                <w:color w:val="000000"/>
                <w:szCs w:val="20"/>
              </w:rPr>
            </w:pPr>
            <w:r w:rsidRPr="00C16507">
              <w:rPr>
                <w:rFonts w:cs="Arial"/>
                <w:color w:val="000000"/>
                <w:szCs w:val="20"/>
              </w:rPr>
              <w:t xml:space="preserve">Contribute to strengthening institutional linkages between planning, budgeting, procurement, and service </w:t>
            </w:r>
            <w:proofErr w:type="gramStart"/>
            <w:r w:rsidRPr="00C16507">
              <w:rPr>
                <w:rFonts w:cs="Arial"/>
                <w:color w:val="000000"/>
                <w:szCs w:val="20"/>
              </w:rPr>
              <w:t>delivery;</w:t>
            </w:r>
            <w:proofErr w:type="gramEnd"/>
          </w:p>
          <w:p w14:paraId="00CCD01B" w14:textId="77777777" w:rsidR="00C16507" w:rsidRPr="00C16507" w:rsidRDefault="00C16507" w:rsidP="00C16507">
            <w:pPr>
              <w:numPr>
                <w:ilvl w:val="0"/>
                <w:numId w:val="26"/>
              </w:numPr>
              <w:rPr>
                <w:rFonts w:cs="Arial"/>
                <w:color w:val="000000"/>
                <w:szCs w:val="20"/>
              </w:rPr>
            </w:pPr>
            <w:r w:rsidRPr="00C16507">
              <w:rPr>
                <w:rFonts w:cs="Arial"/>
                <w:color w:val="000000"/>
                <w:szCs w:val="20"/>
              </w:rPr>
              <w:t xml:space="preserve">Support policy dialogue and institutional reforms related to public finance and digital </w:t>
            </w:r>
            <w:proofErr w:type="gramStart"/>
            <w:r w:rsidRPr="00C16507">
              <w:rPr>
                <w:rFonts w:cs="Arial"/>
                <w:color w:val="000000"/>
                <w:szCs w:val="20"/>
              </w:rPr>
              <w:t>governance;</w:t>
            </w:r>
            <w:proofErr w:type="gramEnd"/>
          </w:p>
          <w:p w14:paraId="4C583A87" w14:textId="77777777" w:rsidR="00C16507" w:rsidRPr="00C16507" w:rsidRDefault="00C16507" w:rsidP="00C16507">
            <w:pPr>
              <w:numPr>
                <w:ilvl w:val="0"/>
                <w:numId w:val="26"/>
              </w:numPr>
              <w:rPr>
                <w:rFonts w:cs="Arial"/>
                <w:color w:val="000000"/>
                <w:szCs w:val="20"/>
              </w:rPr>
            </w:pPr>
            <w:r w:rsidRPr="00C16507">
              <w:rPr>
                <w:rFonts w:cs="Arial"/>
                <w:color w:val="000000"/>
                <w:szCs w:val="20"/>
              </w:rPr>
              <w:t xml:space="preserve">Support monitoring, evaluation, knowledge management, and pipeline </w:t>
            </w:r>
            <w:proofErr w:type="gramStart"/>
            <w:r w:rsidRPr="00C16507">
              <w:rPr>
                <w:rFonts w:cs="Arial"/>
                <w:color w:val="000000"/>
                <w:szCs w:val="20"/>
              </w:rPr>
              <w:t>development;</w:t>
            </w:r>
            <w:proofErr w:type="gramEnd"/>
          </w:p>
          <w:p w14:paraId="6FCA3903" w14:textId="77777777" w:rsidR="00C16507" w:rsidRPr="00C16507" w:rsidRDefault="00C16507" w:rsidP="00C16507">
            <w:pPr>
              <w:numPr>
                <w:ilvl w:val="0"/>
                <w:numId w:val="26"/>
              </w:numPr>
              <w:rPr>
                <w:rStyle w:val="Strong"/>
                <w:rFonts w:cs="Arial"/>
                <w:color w:val="000000"/>
                <w:szCs w:val="20"/>
              </w:rPr>
            </w:pPr>
            <w:r w:rsidRPr="00C16507">
              <w:rPr>
                <w:rStyle w:val="Strong"/>
                <w:rFonts w:cs="Arial"/>
                <w:b w:val="0"/>
                <w:bCs w:val="0"/>
                <w:color w:val="000000"/>
                <w:szCs w:val="20"/>
              </w:rPr>
              <w:t>Contribute to strengthening end-to-end accountability by linking digital public finance systems with procurement, anti-corruption, and justice sector accountability mechanisms.</w:t>
            </w:r>
          </w:p>
          <w:p w14:paraId="3727AC55" w14:textId="77777777" w:rsidR="00C16507" w:rsidRPr="00C16507" w:rsidRDefault="00C16507" w:rsidP="00C16507">
            <w:pPr>
              <w:ind w:left="720"/>
              <w:rPr>
                <w:rFonts w:cs="Arial"/>
                <w:b/>
                <w:bCs/>
                <w:color w:val="000000"/>
                <w:szCs w:val="20"/>
              </w:rPr>
            </w:pPr>
          </w:p>
          <w:p w14:paraId="3BFA29F1" w14:textId="77777777" w:rsidR="00C16507" w:rsidRPr="00C16507" w:rsidRDefault="00C16507" w:rsidP="00C16507">
            <w:pPr>
              <w:pStyle w:val="NormalWeb"/>
              <w:spacing w:before="0" w:beforeAutospacing="0" w:after="0" w:afterAutospacing="0"/>
              <w:rPr>
                <w:rFonts w:ascii="Arial" w:hAnsi="Arial" w:cs="Arial"/>
                <w:color w:val="000000"/>
                <w:sz w:val="20"/>
                <w:szCs w:val="20"/>
              </w:rPr>
            </w:pPr>
            <w:r w:rsidRPr="00C16507">
              <w:rPr>
                <w:rFonts w:ascii="Arial" w:hAnsi="Arial" w:cs="Arial"/>
                <w:color w:val="000000"/>
                <w:sz w:val="20"/>
                <w:szCs w:val="20"/>
              </w:rPr>
              <w:t xml:space="preserve">The </w:t>
            </w:r>
            <w:proofErr w:type="spellStart"/>
            <w:r w:rsidRPr="00C16507">
              <w:rPr>
                <w:rFonts w:ascii="Arial" w:hAnsi="Arial" w:cs="Arial"/>
                <w:color w:val="000000"/>
                <w:sz w:val="20"/>
                <w:szCs w:val="20"/>
              </w:rPr>
              <w:t>Programme</w:t>
            </w:r>
            <w:proofErr w:type="spellEnd"/>
            <w:r w:rsidRPr="00C16507">
              <w:rPr>
                <w:rFonts w:ascii="Arial" w:hAnsi="Arial" w:cs="Arial"/>
                <w:color w:val="000000"/>
                <w:sz w:val="20"/>
                <w:szCs w:val="20"/>
              </w:rPr>
              <w:t xml:space="preserve"> Analyst will supervise a </w:t>
            </w:r>
            <w:proofErr w:type="spellStart"/>
            <w:r w:rsidRPr="00C16507">
              <w:rPr>
                <w:rFonts w:ascii="Arial" w:hAnsi="Arial" w:cs="Arial"/>
                <w:color w:val="000000"/>
                <w:sz w:val="20"/>
                <w:szCs w:val="20"/>
              </w:rPr>
              <w:t>Programme</w:t>
            </w:r>
            <w:proofErr w:type="spellEnd"/>
            <w:r w:rsidRPr="00C16507">
              <w:rPr>
                <w:rFonts w:ascii="Arial" w:hAnsi="Arial" w:cs="Arial"/>
                <w:color w:val="000000"/>
                <w:sz w:val="20"/>
                <w:szCs w:val="20"/>
              </w:rPr>
              <w:t xml:space="preserve"> Associate and Assistant and support Project Managers, contributing to cross-practice coordination and portfolio integration.</w:t>
            </w:r>
          </w:p>
          <w:p w14:paraId="34424F53" w14:textId="7C879E35" w:rsidR="00547605" w:rsidRPr="00080ED0" w:rsidRDefault="00547605" w:rsidP="00547605"/>
        </w:tc>
      </w:tr>
    </w:tbl>
    <w:p w14:paraId="27F447DC" w14:textId="77777777" w:rsidR="00946F11" w:rsidRPr="00080ED0" w:rsidRDefault="00946F11"/>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000" w:firstRow="0" w:lastRow="0" w:firstColumn="0" w:lastColumn="0" w:noHBand="0" w:noVBand="0"/>
      </w:tblPr>
      <w:tblGrid>
        <w:gridCol w:w="1755"/>
        <w:gridCol w:w="9045"/>
      </w:tblGrid>
      <w:tr w:rsidR="00AB17C3" w:rsidRPr="00080ED0" w14:paraId="77342035" w14:textId="77777777" w:rsidTr="5E6481BD">
        <w:tc>
          <w:tcPr>
            <w:tcW w:w="10800" w:type="dxa"/>
            <w:gridSpan w:val="2"/>
            <w:shd w:val="clear" w:color="auto" w:fill="E0E0E0"/>
          </w:tcPr>
          <w:p w14:paraId="61759724" w14:textId="77777777" w:rsidR="00AB17C3" w:rsidRPr="00080ED0" w:rsidRDefault="005E0020" w:rsidP="00F53710">
            <w:pPr>
              <w:pStyle w:val="Heading1"/>
              <w:keepNext w:val="0"/>
              <w:spacing w:before="40" w:after="40"/>
              <w:rPr>
                <w:sz w:val="22"/>
                <w:szCs w:val="22"/>
              </w:rPr>
            </w:pPr>
            <w:r w:rsidRPr="00080ED0">
              <w:rPr>
                <w:sz w:val="22"/>
                <w:szCs w:val="22"/>
              </w:rPr>
              <w:t>IV</w:t>
            </w:r>
            <w:r w:rsidR="00AB17C3" w:rsidRPr="00080ED0">
              <w:rPr>
                <w:sz w:val="22"/>
                <w:szCs w:val="22"/>
              </w:rPr>
              <w:t xml:space="preserve">. </w:t>
            </w:r>
            <w:r w:rsidR="00946F11" w:rsidRPr="00080ED0">
              <w:rPr>
                <w:sz w:val="22"/>
                <w:szCs w:val="22"/>
              </w:rPr>
              <w:t xml:space="preserve">Key </w:t>
            </w:r>
            <w:r w:rsidR="00FF18BB" w:rsidRPr="00080ED0">
              <w:rPr>
                <w:sz w:val="22"/>
                <w:szCs w:val="22"/>
              </w:rPr>
              <w:t>Duties and</w:t>
            </w:r>
            <w:r w:rsidR="000D15F9" w:rsidRPr="00080ED0">
              <w:rPr>
                <w:sz w:val="22"/>
                <w:szCs w:val="22"/>
              </w:rPr>
              <w:t xml:space="preserve"> </w:t>
            </w:r>
            <w:r w:rsidR="00946F11" w:rsidRPr="00080ED0">
              <w:rPr>
                <w:sz w:val="22"/>
                <w:szCs w:val="22"/>
              </w:rPr>
              <w:t>Accountabilities</w:t>
            </w:r>
          </w:p>
        </w:tc>
      </w:tr>
      <w:tr w:rsidR="00751811" w:rsidRPr="00080ED0" w14:paraId="014F245B" w14:textId="77777777" w:rsidTr="5E6481BD">
        <w:tc>
          <w:tcPr>
            <w:tcW w:w="10800" w:type="dxa"/>
            <w:gridSpan w:val="2"/>
          </w:tcPr>
          <w:p w14:paraId="25C4932E" w14:textId="77777777" w:rsidR="00751811" w:rsidRPr="00080ED0" w:rsidRDefault="00F53710" w:rsidP="008C00F6">
            <w:pPr>
              <w:pStyle w:val="ListParagraph"/>
              <w:widowControl w:val="0"/>
              <w:autoSpaceDE w:val="0"/>
              <w:autoSpaceDN w:val="0"/>
              <w:adjustRightInd w:val="0"/>
              <w:ind w:left="0"/>
              <w:contextualSpacing/>
              <w:rPr>
                <w:rFonts w:cs="Calibri"/>
              </w:rPr>
            </w:pPr>
            <w:r w:rsidRPr="00080ED0">
              <w:rPr>
                <w:rFonts w:cs="Calibri"/>
              </w:rPr>
              <w:t>In this section</w:t>
            </w:r>
            <w:r w:rsidR="00135EA0" w:rsidRPr="00080ED0">
              <w:rPr>
                <w:rFonts w:cs="Calibri"/>
              </w:rPr>
              <w:t xml:space="preserve"> list </w:t>
            </w:r>
            <w:r w:rsidR="0032139A" w:rsidRPr="00080ED0">
              <w:rPr>
                <w:rFonts w:cs="Calibri"/>
              </w:rPr>
              <w:t xml:space="preserve">up to five </w:t>
            </w:r>
            <w:r w:rsidR="00751811" w:rsidRPr="00080ED0">
              <w:rPr>
                <w:rFonts w:cs="Calibri"/>
              </w:rPr>
              <w:t>primary</w:t>
            </w:r>
            <w:r w:rsidR="0032139A" w:rsidRPr="00080ED0">
              <w:rPr>
                <w:rFonts w:cs="Calibri"/>
              </w:rPr>
              <w:t xml:space="preserve"> functions/accountabilities</w:t>
            </w:r>
            <w:r w:rsidR="00751811" w:rsidRPr="00080ED0">
              <w:rPr>
                <w:rFonts w:cs="Calibri"/>
              </w:rPr>
              <w:t xml:space="preserve"> of the position</w:t>
            </w:r>
            <w:r w:rsidR="0032139A" w:rsidRPr="00080ED0">
              <w:rPr>
                <w:rFonts w:cs="Calibri"/>
              </w:rPr>
              <w:t xml:space="preserve"> (Typically</w:t>
            </w:r>
            <w:r w:rsidR="008C00F6" w:rsidRPr="00080ED0">
              <w:rPr>
                <w:rFonts w:cs="Calibri"/>
              </w:rPr>
              <w:t xml:space="preserve"> one sentence each</w:t>
            </w:r>
            <w:r w:rsidR="000F03CF" w:rsidRPr="00080ED0">
              <w:rPr>
                <w:rFonts w:cs="Calibri"/>
              </w:rPr>
              <w:t>)</w:t>
            </w:r>
            <w:r w:rsidR="0032139A" w:rsidRPr="00080ED0">
              <w:rPr>
                <w:rFonts w:cs="Calibri"/>
              </w:rPr>
              <w:t xml:space="preserve"> and examples of duties</w:t>
            </w:r>
            <w:r w:rsidR="008C00F6" w:rsidRPr="00080ED0">
              <w:rPr>
                <w:rFonts w:cs="Calibri"/>
              </w:rPr>
              <w:t xml:space="preserve"> that must be performed to successfully accomplish key responsibilities. </w:t>
            </w:r>
          </w:p>
        </w:tc>
      </w:tr>
      <w:tr w:rsidR="00AB17C3" w:rsidRPr="00080ED0" w14:paraId="2C7E8355" w14:textId="77777777" w:rsidTr="5E6481BD">
        <w:tc>
          <w:tcPr>
            <w:tcW w:w="10800" w:type="dxa"/>
            <w:gridSpan w:val="2"/>
          </w:tcPr>
          <w:p w14:paraId="543265F6" w14:textId="148D9757" w:rsidR="002E5224" w:rsidRPr="00080ED0" w:rsidRDefault="00547605" w:rsidP="00547605">
            <w:pPr>
              <w:pStyle w:val="ListParagraph"/>
              <w:numPr>
                <w:ilvl w:val="0"/>
                <w:numId w:val="14"/>
              </w:numPr>
              <w:jc w:val="both"/>
              <w:rPr>
                <w:rFonts w:cs="Calibri"/>
                <w:b/>
              </w:rPr>
            </w:pPr>
            <w:r w:rsidRPr="00080ED0">
              <w:rPr>
                <w:b/>
                <w:bCs/>
              </w:rPr>
              <w:t xml:space="preserve">Implementation of </w:t>
            </w:r>
            <w:proofErr w:type="spellStart"/>
            <w:r w:rsidRPr="00080ED0">
              <w:rPr>
                <w:b/>
                <w:bCs/>
              </w:rPr>
              <w:t>programme</w:t>
            </w:r>
            <w:proofErr w:type="spellEnd"/>
            <w:r w:rsidRPr="00080ED0">
              <w:rPr>
                <w:b/>
                <w:bCs/>
              </w:rPr>
              <w:t xml:space="preserve"> strategies</w:t>
            </w:r>
            <w:r w:rsidRPr="00080ED0">
              <w:t xml:space="preserve"> </w:t>
            </w:r>
          </w:p>
        </w:tc>
      </w:tr>
      <w:tr w:rsidR="00946F11" w:rsidRPr="00080ED0" w14:paraId="67BC5F4E" w14:textId="77777777" w:rsidTr="5E6481BD">
        <w:tc>
          <w:tcPr>
            <w:tcW w:w="1755" w:type="dxa"/>
          </w:tcPr>
          <w:p w14:paraId="0C812794" w14:textId="5F587027" w:rsidR="00946F11" w:rsidRPr="00080ED0" w:rsidRDefault="00946F11" w:rsidP="00946F11">
            <w:pPr>
              <w:widowControl w:val="0"/>
              <w:autoSpaceDE w:val="0"/>
              <w:autoSpaceDN w:val="0"/>
              <w:adjustRightInd w:val="0"/>
              <w:contextualSpacing/>
              <w:rPr>
                <w:rFonts w:cs="Calibri"/>
                <w:b/>
                <w:i/>
                <w:color w:val="808080" w:themeColor="background1" w:themeShade="80"/>
                <w:sz w:val="18"/>
                <w:szCs w:val="18"/>
              </w:rPr>
            </w:pPr>
          </w:p>
        </w:tc>
        <w:tc>
          <w:tcPr>
            <w:tcW w:w="9045" w:type="dxa"/>
          </w:tcPr>
          <w:p w14:paraId="6DD7569B" w14:textId="0562F97C" w:rsidR="00547605" w:rsidRPr="00CD6D00" w:rsidRDefault="00CD6D00" w:rsidP="00CD6D00">
            <w:pPr>
              <w:pStyle w:val="ListParagraph"/>
              <w:numPr>
                <w:ilvl w:val="0"/>
                <w:numId w:val="29"/>
              </w:numPr>
              <w:jc w:val="both"/>
            </w:pPr>
            <w:r w:rsidRPr="00CD6D00">
              <w:rPr>
                <w:color w:val="000000"/>
              </w:rPr>
              <w:t>Provides support to analysis of the political, economic, and institutional context related to</w:t>
            </w:r>
            <w:r w:rsidRPr="00CD6D00">
              <w:rPr>
                <w:rStyle w:val="apple-converted-space"/>
                <w:color w:val="000000"/>
              </w:rPr>
              <w:t> </w:t>
            </w:r>
            <w:r w:rsidRPr="00CD6D00">
              <w:rPr>
                <w:rStyle w:val="Strong"/>
                <w:b w:val="0"/>
                <w:bCs w:val="0"/>
                <w:color w:val="000000"/>
              </w:rPr>
              <w:t xml:space="preserve">public finance and digital governance systems </w:t>
            </w:r>
            <w:r w:rsidR="00547605" w:rsidRPr="00CD6D00">
              <w:t xml:space="preserve">and contributes to the preparation of substantive inputs to </w:t>
            </w:r>
            <w:r w:rsidR="006C2FB0" w:rsidRPr="00CD6D00">
              <w:t>UNS</w:t>
            </w:r>
            <w:r w:rsidR="007665F3" w:rsidRPr="00CD6D00">
              <w:t>DCF</w:t>
            </w:r>
            <w:r w:rsidR="00547605" w:rsidRPr="00CD6D00">
              <w:t>, CPD and formulation of project documents.</w:t>
            </w:r>
          </w:p>
          <w:p w14:paraId="71BEA156" w14:textId="55C736A4" w:rsidR="00CD6D00" w:rsidRPr="00CD6D00" w:rsidRDefault="00CD6D00" w:rsidP="00CD6D00">
            <w:pPr>
              <w:pStyle w:val="ListParagraph"/>
              <w:numPr>
                <w:ilvl w:val="0"/>
                <w:numId w:val="29"/>
              </w:numPr>
              <w:spacing w:before="100" w:beforeAutospacing="1" w:after="100" w:afterAutospacing="1"/>
              <w:jc w:val="both"/>
              <w:rPr>
                <w:color w:val="000000"/>
              </w:rPr>
            </w:pPr>
            <w:r w:rsidRPr="00CD6D00">
              <w:rPr>
                <w:rStyle w:val="Strong"/>
                <w:b w:val="0"/>
                <w:bCs w:val="0"/>
                <w:color w:val="000000"/>
              </w:rPr>
              <w:t>Contributes to diagnostics on budget execution, fiscal systems performance, and digital maturity of government systems.</w:t>
            </w:r>
          </w:p>
          <w:p w14:paraId="25A087D8" w14:textId="77777777" w:rsidR="00CD6D00" w:rsidRPr="00CD6D00" w:rsidRDefault="00547605" w:rsidP="00CD6D00">
            <w:pPr>
              <w:pStyle w:val="ListParagraph"/>
              <w:numPr>
                <w:ilvl w:val="0"/>
                <w:numId w:val="29"/>
              </w:numPr>
              <w:jc w:val="both"/>
            </w:pPr>
            <w:r w:rsidRPr="00CD6D00">
              <w:t>Identification of areas for support and interventions within the assigned CPD outcome areas</w:t>
            </w:r>
            <w:r w:rsidR="00CD6D00" w:rsidRPr="00CD6D00">
              <w:t>.</w:t>
            </w:r>
          </w:p>
          <w:p w14:paraId="792265DA" w14:textId="3B2C17F9" w:rsidR="00547605" w:rsidRPr="00CD6D00" w:rsidRDefault="00AA6C04" w:rsidP="00CD6D00">
            <w:pPr>
              <w:pStyle w:val="ListParagraph"/>
              <w:numPr>
                <w:ilvl w:val="0"/>
                <w:numId w:val="29"/>
              </w:numPr>
              <w:jc w:val="both"/>
            </w:pPr>
            <w:r w:rsidRPr="00CD6D00">
              <w:t xml:space="preserve">Development of draft concept notes </w:t>
            </w:r>
            <w:r w:rsidR="005E6A72" w:rsidRPr="00CD6D00">
              <w:t xml:space="preserve">for </w:t>
            </w:r>
            <w:proofErr w:type="spellStart"/>
            <w:r w:rsidR="005E6A72" w:rsidRPr="00CD6D00">
              <w:t>programmes</w:t>
            </w:r>
            <w:proofErr w:type="spellEnd"/>
            <w:r w:rsidR="005E6A72" w:rsidRPr="00CD6D00">
              <w:t xml:space="preserve"> </w:t>
            </w:r>
            <w:r w:rsidRPr="00CD6D00">
              <w:t>in the above areas and others, to support the expansion of the governance portfolio</w:t>
            </w:r>
            <w:r w:rsidR="006C66D3" w:rsidRPr="00CD6D00">
              <w:t>.</w:t>
            </w:r>
            <w:r w:rsidRPr="00CD6D00">
              <w:t xml:space="preserve"> </w:t>
            </w:r>
            <w:r w:rsidR="00547605" w:rsidRPr="00CD6D00">
              <w:t xml:space="preserve"> </w:t>
            </w:r>
          </w:p>
          <w:p w14:paraId="37AA4B9D" w14:textId="77777777" w:rsidR="00547605" w:rsidRPr="00CD6D00" w:rsidRDefault="00547605" w:rsidP="00CD6D00">
            <w:pPr>
              <w:pStyle w:val="ListParagraph"/>
              <w:numPr>
                <w:ilvl w:val="0"/>
                <w:numId w:val="29"/>
              </w:numPr>
              <w:jc w:val="both"/>
            </w:pPr>
            <w:r w:rsidRPr="00CD6D00">
              <w:t xml:space="preserve">Effective application of RBM tools and achievement of </w:t>
            </w:r>
            <w:proofErr w:type="spellStart"/>
            <w:r w:rsidRPr="00CD6D00">
              <w:t>programme</w:t>
            </w:r>
            <w:proofErr w:type="spellEnd"/>
            <w:r w:rsidRPr="00CD6D00">
              <w:t xml:space="preserve"> and management targets. Support the design of mechanisms to accelerate delivery and enhance impact of </w:t>
            </w:r>
            <w:proofErr w:type="spellStart"/>
            <w:r w:rsidRPr="00CD6D00">
              <w:t>programme</w:t>
            </w:r>
            <w:proofErr w:type="spellEnd"/>
            <w:r w:rsidRPr="00CD6D00">
              <w:t xml:space="preserve"> portfolio</w:t>
            </w:r>
          </w:p>
          <w:p w14:paraId="28E1CDC2" w14:textId="715BB78F" w:rsidR="00CD6D00" w:rsidRPr="00CD6D00" w:rsidRDefault="00EC630B" w:rsidP="00CD6D00">
            <w:pPr>
              <w:pStyle w:val="ListParagraph"/>
              <w:widowControl w:val="0"/>
              <w:numPr>
                <w:ilvl w:val="0"/>
                <w:numId w:val="29"/>
              </w:numPr>
              <w:autoSpaceDE w:val="0"/>
              <w:autoSpaceDN w:val="0"/>
              <w:adjustRightInd w:val="0"/>
              <w:contextualSpacing/>
              <w:jc w:val="both"/>
              <w:rPr>
                <w:rFonts w:cs="Calibri"/>
              </w:rPr>
            </w:pPr>
            <w:r w:rsidRPr="00CD6D00">
              <w:t xml:space="preserve">Ensure the integration of cross-cutting </w:t>
            </w:r>
            <w:r w:rsidR="00CD6D00" w:rsidRPr="00CD6D00">
              <w:t xml:space="preserve">issues </w:t>
            </w:r>
            <w:r w:rsidRPr="00CD6D00">
              <w:t>(</w:t>
            </w:r>
            <w:proofErr w:type="spellStart"/>
            <w:r w:rsidRPr="00CD6D00">
              <w:t>e.g</w:t>
            </w:r>
            <w:proofErr w:type="spellEnd"/>
            <w:r w:rsidRPr="00CD6D00">
              <w:t xml:space="preserve"> Gender, Human Rights) into the design, planning and implementation of all </w:t>
            </w:r>
            <w:proofErr w:type="spellStart"/>
            <w:r w:rsidRPr="00CD6D00">
              <w:t>programme</w:t>
            </w:r>
            <w:proofErr w:type="spellEnd"/>
            <w:r w:rsidRPr="00CD6D00">
              <w:t xml:space="preserve"> activities</w:t>
            </w:r>
            <w:r w:rsidR="00547605" w:rsidRPr="00CD6D00">
              <w:t>.</w:t>
            </w:r>
          </w:p>
          <w:p w14:paraId="068DF4B1" w14:textId="6DB08B6D" w:rsidR="00CD6D00" w:rsidRPr="00CD6D00" w:rsidRDefault="00CD6D00" w:rsidP="00CD6D00">
            <w:pPr>
              <w:pStyle w:val="ListParagraph"/>
              <w:widowControl w:val="0"/>
              <w:numPr>
                <w:ilvl w:val="0"/>
                <w:numId w:val="29"/>
              </w:numPr>
              <w:autoSpaceDE w:val="0"/>
              <w:autoSpaceDN w:val="0"/>
              <w:adjustRightInd w:val="0"/>
              <w:contextualSpacing/>
              <w:jc w:val="both"/>
              <w:rPr>
                <w:rFonts w:cs="Calibri"/>
              </w:rPr>
            </w:pPr>
            <w:r w:rsidRPr="00CD6D00">
              <w:rPr>
                <w:rStyle w:val="Strong"/>
                <w:b w:val="0"/>
                <w:bCs w:val="0"/>
                <w:color w:val="000000"/>
              </w:rPr>
              <w:t>Supports alignment of public finance and digital governance reforms with procurement, anti-corruption, and justice sector initiatives.</w:t>
            </w:r>
          </w:p>
          <w:p w14:paraId="51D8081F" w14:textId="5682C265" w:rsidR="00CD6D00" w:rsidRPr="00CD6D00" w:rsidRDefault="00CD6D00" w:rsidP="00CD6D00">
            <w:pPr>
              <w:widowControl w:val="0"/>
              <w:autoSpaceDE w:val="0"/>
              <w:autoSpaceDN w:val="0"/>
              <w:adjustRightInd w:val="0"/>
              <w:contextualSpacing/>
              <w:rPr>
                <w:rFonts w:cs="Calibri"/>
                <w:b/>
              </w:rPr>
            </w:pPr>
          </w:p>
        </w:tc>
      </w:tr>
      <w:tr w:rsidR="00946F11" w:rsidRPr="00080ED0" w14:paraId="02AAADAA" w14:textId="77777777" w:rsidTr="5E6481BD">
        <w:tc>
          <w:tcPr>
            <w:tcW w:w="10800" w:type="dxa"/>
            <w:gridSpan w:val="2"/>
          </w:tcPr>
          <w:p w14:paraId="40A12F91" w14:textId="196357B6" w:rsidR="00946F11" w:rsidRPr="00080ED0" w:rsidRDefault="00547605" w:rsidP="00547605">
            <w:pPr>
              <w:pStyle w:val="ListParagraph"/>
              <w:numPr>
                <w:ilvl w:val="0"/>
                <w:numId w:val="14"/>
              </w:numPr>
              <w:jc w:val="both"/>
            </w:pPr>
            <w:r w:rsidRPr="00080ED0">
              <w:rPr>
                <w:b/>
                <w:bCs/>
              </w:rPr>
              <w:t xml:space="preserve">Management of the CO </w:t>
            </w:r>
            <w:proofErr w:type="spellStart"/>
            <w:r w:rsidRPr="00080ED0">
              <w:rPr>
                <w:b/>
                <w:bCs/>
              </w:rPr>
              <w:t>programme</w:t>
            </w:r>
            <w:proofErr w:type="spellEnd"/>
            <w:r w:rsidRPr="00080ED0">
              <w:rPr>
                <w:b/>
                <w:bCs/>
              </w:rPr>
              <w:t xml:space="preserve"> </w:t>
            </w:r>
          </w:p>
        </w:tc>
      </w:tr>
      <w:tr w:rsidR="00946F11" w:rsidRPr="00080ED0" w14:paraId="069F68D0" w14:textId="77777777" w:rsidTr="5E6481BD">
        <w:tc>
          <w:tcPr>
            <w:tcW w:w="1755" w:type="dxa"/>
          </w:tcPr>
          <w:p w14:paraId="68D4FA05" w14:textId="656E9BB6" w:rsidR="00946F11" w:rsidRPr="00080ED0" w:rsidRDefault="00946F11" w:rsidP="00D661A5">
            <w:pPr>
              <w:shd w:val="clear" w:color="auto" w:fill="FFFFFF"/>
              <w:rPr>
                <w:rFonts w:cs="Calibri"/>
              </w:rPr>
            </w:pPr>
          </w:p>
        </w:tc>
        <w:tc>
          <w:tcPr>
            <w:tcW w:w="9045" w:type="dxa"/>
          </w:tcPr>
          <w:p w14:paraId="25F82B33" w14:textId="77777777" w:rsidR="00CD6D00" w:rsidRPr="00CD6D00" w:rsidRDefault="00CD6D00" w:rsidP="00CD6D00">
            <w:pPr>
              <w:pStyle w:val="ListParagraph"/>
              <w:numPr>
                <w:ilvl w:val="0"/>
                <w:numId w:val="32"/>
              </w:numPr>
              <w:ind w:left="360"/>
              <w:jc w:val="both"/>
              <w:rPr>
                <w:rFonts w:ascii="Times New Roman" w:hAnsi="Times New Roman"/>
              </w:rPr>
            </w:pPr>
            <w:r w:rsidRPr="00CD6D00">
              <w:t xml:space="preserve">Supports design and implementation of public finance and digital governance </w:t>
            </w:r>
            <w:proofErr w:type="spellStart"/>
            <w:r w:rsidRPr="00CD6D00">
              <w:t>programmes.</w:t>
            </w:r>
            <w:proofErr w:type="spellEnd"/>
          </w:p>
          <w:p w14:paraId="454F50B3" w14:textId="77777777" w:rsidR="00CD6D00" w:rsidRPr="00CD6D00" w:rsidRDefault="00CD6D00" w:rsidP="00CD6D00">
            <w:pPr>
              <w:pStyle w:val="ListParagraph"/>
              <w:numPr>
                <w:ilvl w:val="0"/>
                <w:numId w:val="32"/>
              </w:numPr>
              <w:ind w:left="360"/>
              <w:jc w:val="both"/>
              <w:rPr>
                <w:rStyle w:val="Strong"/>
                <w:rFonts w:ascii="Times New Roman" w:hAnsi="Times New Roman"/>
                <w:b w:val="0"/>
                <w:bCs w:val="0"/>
              </w:rPr>
            </w:pPr>
            <w:r w:rsidRPr="00CD6D00">
              <w:t>Coordinates with executing agencies including</w:t>
            </w:r>
            <w:r w:rsidRPr="00CD6D00">
              <w:rPr>
                <w:rStyle w:val="apple-converted-space"/>
              </w:rPr>
              <w:t> </w:t>
            </w:r>
            <w:r w:rsidRPr="00CD6D00">
              <w:rPr>
                <w:rStyle w:val="Strong"/>
                <w:b w:val="0"/>
                <w:bCs w:val="0"/>
              </w:rPr>
              <w:t>central fiscal institutions, digital governance agencies (e.g., DICT), oversight bodies, and LGUs.</w:t>
            </w:r>
          </w:p>
          <w:p w14:paraId="79B1D158" w14:textId="77777777" w:rsidR="00CD6D00" w:rsidRPr="00CD6D00" w:rsidRDefault="00CD6D00" w:rsidP="00CD6D00">
            <w:pPr>
              <w:pStyle w:val="ListParagraph"/>
              <w:numPr>
                <w:ilvl w:val="0"/>
                <w:numId w:val="32"/>
              </w:numPr>
              <w:ind w:left="360"/>
              <w:jc w:val="both"/>
              <w:rPr>
                <w:rStyle w:val="Strong"/>
                <w:rFonts w:ascii="Times New Roman" w:hAnsi="Times New Roman"/>
                <w:b w:val="0"/>
                <w:bCs w:val="0"/>
              </w:rPr>
            </w:pPr>
            <w:r w:rsidRPr="00CD6D00">
              <w:rPr>
                <w:rStyle w:val="Strong"/>
                <w:b w:val="0"/>
                <w:bCs w:val="0"/>
              </w:rPr>
              <w:t xml:space="preserve">Identifies bottlenecks affecting budget execution, system integration, data availability, and institutional </w:t>
            </w:r>
            <w:proofErr w:type="spellStart"/>
            <w:r w:rsidRPr="00CD6D00">
              <w:rPr>
                <w:rStyle w:val="Strong"/>
                <w:b w:val="0"/>
                <w:bCs w:val="0"/>
              </w:rPr>
              <w:t>performance.</w:t>
            </w:r>
            <w:proofErr w:type="spellEnd"/>
          </w:p>
          <w:p w14:paraId="111123F3" w14:textId="38323897" w:rsidR="00547605" w:rsidRPr="00CD6D00" w:rsidRDefault="00547605" w:rsidP="00CD6D00">
            <w:pPr>
              <w:pStyle w:val="ListParagraph"/>
              <w:numPr>
                <w:ilvl w:val="0"/>
                <w:numId w:val="32"/>
              </w:numPr>
              <w:ind w:left="360"/>
              <w:jc w:val="both"/>
              <w:rPr>
                <w:rFonts w:ascii="Times New Roman" w:hAnsi="Times New Roman"/>
              </w:rPr>
            </w:pPr>
            <w:r w:rsidRPr="00CD6D00">
              <w:t xml:space="preserve">Participation and contribution to project to PAC, finalization of partnership agreement; determination of required revisions; coordination of the mandatory and budget re-phasing </w:t>
            </w:r>
            <w:r w:rsidRPr="00CD6D00">
              <w:lastRenderedPageBreak/>
              <w:t xml:space="preserve">exercises, closure of projects through review. </w:t>
            </w:r>
            <w:proofErr w:type="spellStart"/>
            <w:r w:rsidRPr="00CD6D00">
              <w:t>Programme</w:t>
            </w:r>
            <w:proofErr w:type="spellEnd"/>
            <w:r w:rsidRPr="00CD6D00">
              <w:t xml:space="preserve"> Analyst can perform functions of Manager Level </w:t>
            </w:r>
            <w:r w:rsidR="00FA349F" w:rsidRPr="00CD6D00">
              <w:t>2</w:t>
            </w:r>
            <w:r w:rsidRPr="00CD6D00">
              <w:t xml:space="preserve"> if delegated by the CO Senior mgt, participates in recruitment processes for projects.</w:t>
            </w:r>
          </w:p>
          <w:p w14:paraId="599CEDA1" w14:textId="77777777" w:rsidR="00547605" w:rsidRPr="00CD6D00" w:rsidRDefault="00547605" w:rsidP="00CD6D00">
            <w:pPr>
              <w:pStyle w:val="ListParagraph"/>
              <w:numPr>
                <w:ilvl w:val="0"/>
                <w:numId w:val="32"/>
              </w:numPr>
              <w:ind w:left="360"/>
              <w:jc w:val="both"/>
            </w:pPr>
            <w:r w:rsidRPr="00CD6D00">
              <w:t>Financial and substantive monitoring and evaluation of the projects, identification of operational and financial problems, development of solutions. Leadership in audit of NIM/DIM projects.</w:t>
            </w:r>
          </w:p>
          <w:p w14:paraId="745516D9" w14:textId="77777777" w:rsidR="00547605" w:rsidRPr="00CD6D00" w:rsidRDefault="00547605" w:rsidP="00CD6D00">
            <w:pPr>
              <w:pStyle w:val="ListParagraph"/>
              <w:numPr>
                <w:ilvl w:val="0"/>
                <w:numId w:val="32"/>
              </w:numPr>
              <w:ind w:left="360"/>
              <w:jc w:val="both"/>
            </w:pPr>
            <w:r w:rsidRPr="00CD6D00">
              <w:t>Effective follow up on audit recommendations. All exceptions are timely reported.</w:t>
            </w:r>
          </w:p>
          <w:p w14:paraId="19F2D08A" w14:textId="77777777" w:rsidR="00CD6D00" w:rsidRPr="00CD6D00" w:rsidRDefault="00CD6D00" w:rsidP="00CD6D00">
            <w:pPr>
              <w:pStyle w:val="ListParagraph"/>
              <w:numPr>
                <w:ilvl w:val="0"/>
                <w:numId w:val="32"/>
              </w:numPr>
              <w:shd w:val="clear" w:color="auto" w:fill="FFFFFF"/>
              <w:ind w:left="360"/>
              <w:jc w:val="both"/>
              <w:rPr>
                <w:rFonts w:cs="Calibri"/>
              </w:rPr>
            </w:pPr>
            <w:r w:rsidRPr="00CD6D00">
              <w:t xml:space="preserve">Prepare and submit timely donor reports </w:t>
            </w:r>
            <w:r w:rsidR="00547605" w:rsidRPr="00CD6D00">
              <w:t xml:space="preserve">on activities, outputs and outcomes. </w:t>
            </w:r>
          </w:p>
          <w:p w14:paraId="41A38F1B" w14:textId="77777777" w:rsidR="00CD6D00" w:rsidRPr="00CD6D00" w:rsidRDefault="00CD6D00" w:rsidP="00CD6D00">
            <w:pPr>
              <w:pStyle w:val="ListParagraph"/>
              <w:numPr>
                <w:ilvl w:val="0"/>
                <w:numId w:val="32"/>
              </w:numPr>
              <w:shd w:val="clear" w:color="auto" w:fill="FFFFFF"/>
              <w:ind w:left="360"/>
              <w:jc w:val="both"/>
              <w:rPr>
                <w:rStyle w:val="Strong"/>
                <w:rFonts w:cs="Calibri"/>
                <w:b w:val="0"/>
                <w:bCs w:val="0"/>
              </w:rPr>
            </w:pPr>
            <w:r w:rsidRPr="00CD6D00">
              <w:rPr>
                <w:rStyle w:val="Strong"/>
                <w:b w:val="0"/>
                <w:bCs w:val="0"/>
              </w:rPr>
              <w:t>Tracks outcomes related to fiscal transparency, system efficiency, and digital adoption in public finance systems.</w:t>
            </w:r>
          </w:p>
          <w:p w14:paraId="4D88728D" w14:textId="644A8590" w:rsidR="00CD6D00" w:rsidRPr="00CD6D00" w:rsidRDefault="00CD6D00" w:rsidP="00CD6D00">
            <w:pPr>
              <w:pStyle w:val="ListParagraph"/>
              <w:shd w:val="clear" w:color="auto" w:fill="FFFFFF"/>
              <w:ind w:left="360"/>
              <w:jc w:val="both"/>
              <w:rPr>
                <w:rFonts w:cs="Calibri"/>
              </w:rPr>
            </w:pPr>
          </w:p>
        </w:tc>
      </w:tr>
      <w:tr w:rsidR="00946F11" w:rsidRPr="00080ED0" w14:paraId="774864F7" w14:textId="77777777" w:rsidTr="5E6481BD">
        <w:tc>
          <w:tcPr>
            <w:tcW w:w="10800" w:type="dxa"/>
            <w:gridSpan w:val="2"/>
          </w:tcPr>
          <w:p w14:paraId="068BAD60" w14:textId="53D22841" w:rsidR="00547605" w:rsidRPr="00080ED0" w:rsidRDefault="00547605" w:rsidP="00547605">
            <w:pPr>
              <w:pStyle w:val="ListParagraph"/>
              <w:numPr>
                <w:ilvl w:val="0"/>
                <w:numId w:val="14"/>
              </w:numPr>
              <w:jc w:val="both"/>
            </w:pPr>
            <w:r w:rsidRPr="00080ED0">
              <w:rPr>
                <w:b/>
              </w:rPr>
              <w:lastRenderedPageBreak/>
              <w:t>Support to strategic partnerships and ensures effective implementation of the country office resource mobilization strategy</w:t>
            </w:r>
            <w:r w:rsidRPr="00080ED0">
              <w:rPr>
                <w:i/>
                <w:iCs/>
              </w:rPr>
              <w:t xml:space="preserve"> </w:t>
            </w:r>
          </w:p>
          <w:p w14:paraId="2C84A205" w14:textId="4B9403F2" w:rsidR="00946F11" w:rsidRPr="00080ED0" w:rsidRDefault="00946F11" w:rsidP="00547605">
            <w:pPr>
              <w:shd w:val="clear" w:color="auto" w:fill="FFFFFF"/>
              <w:ind w:left="360"/>
              <w:rPr>
                <w:rFonts w:cs="Calibri"/>
              </w:rPr>
            </w:pPr>
          </w:p>
        </w:tc>
      </w:tr>
      <w:tr w:rsidR="00946F11" w:rsidRPr="00080ED0" w14:paraId="720315E1" w14:textId="77777777" w:rsidTr="5E6481BD">
        <w:tc>
          <w:tcPr>
            <w:tcW w:w="1755" w:type="dxa"/>
          </w:tcPr>
          <w:p w14:paraId="2F565F0D" w14:textId="5ED37C9B" w:rsidR="00946F11" w:rsidRPr="00080ED0" w:rsidRDefault="00946F11" w:rsidP="00476F4C">
            <w:pPr>
              <w:shd w:val="clear" w:color="auto" w:fill="FFFFFF"/>
              <w:rPr>
                <w:rFonts w:cs="Calibri"/>
              </w:rPr>
            </w:pPr>
          </w:p>
        </w:tc>
        <w:tc>
          <w:tcPr>
            <w:tcW w:w="9045" w:type="dxa"/>
          </w:tcPr>
          <w:p w14:paraId="53407B0A" w14:textId="222200FC" w:rsidR="00CD6D00" w:rsidRPr="00CD6D00" w:rsidRDefault="00CD6D00" w:rsidP="00CD6D00">
            <w:pPr>
              <w:pStyle w:val="ListParagraph"/>
              <w:numPr>
                <w:ilvl w:val="0"/>
                <w:numId w:val="34"/>
              </w:numPr>
              <w:spacing w:before="100" w:beforeAutospacing="1" w:after="100" w:afterAutospacing="1"/>
              <w:jc w:val="both"/>
              <w:rPr>
                <w:rFonts w:ascii="Times New Roman" w:hAnsi="Times New Roman"/>
                <w:color w:val="000000"/>
              </w:rPr>
            </w:pPr>
            <w:r w:rsidRPr="00CD6D00">
              <w:rPr>
                <w:color w:val="000000"/>
              </w:rPr>
              <w:t>Engages and s</w:t>
            </w:r>
            <w:r w:rsidRPr="00CD6D00">
              <w:rPr>
                <w:color w:val="000000"/>
              </w:rPr>
              <w:t>upports partnerships with development partners</w:t>
            </w:r>
            <w:r w:rsidRPr="00CD6D00">
              <w:rPr>
                <w:color w:val="000000"/>
              </w:rPr>
              <w:t>, government agencies, and other key institutions</w:t>
            </w:r>
            <w:r w:rsidRPr="00CD6D00">
              <w:rPr>
                <w:color w:val="000000"/>
              </w:rPr>
              <w:t xml:space="preserve"> in public finance and digital governance.</w:t>
            </w:r>
          </w:p>
          <w:p w14:paraId="77549A91" w14:textId="32C1E37A" w:rsidR="00547605" w:rsidRPr="00CD6D00" w:rsidRDefault="00547605" w:rsidP="00CD6D00">
            <w:pPr>
              <w:pStyle w:val="ListParagraph"/>
              <w:numPr>
                <w:ilvl w:val="0"/>
                <w:numId w:val="34"/>
              </w:numPr>
              <w:jc w:val="both"/>
            </w:pPr>
            <w:r w:rsidRPr="00CD6D00">
              <w:t xml:space="preserve">Operationalization of partnerships with the development partners in the specific CPD outcome areas based on strategic goals of UNDP, country needs and donors’ </w:t>
            </w:r>
            <w:proofErr w:type="gramStart"/>
            <w:r w:rsidRPr="00CD6D00">
              <w:t>priorities;</w:t>
            </w:r>
            <w:proofErr w:type="gramEnd"/>
          </w:p>
          <w:p w14:paraId="374F74BE" w14:textId="5492F38E" w:rsidR="00946F11" w:rsidRPr="00CD6D00" w:rsidRDefault="00CD6D00" w:rsidP="00CD6D00">
            <w:pPr>
              <w:pStyle w:val="ListParagraph"/>
              <w:numPr>
                <w:ilvl w:val="0"/>
                <w:numId w:val="34"/>
              </w:numPr>
              <w:shd w:val="clear" w:color="auto" w:fill="FFFFFF"/>
              <w:jc w:val="both"/>
              <w:rPr>
                <w:ins w:id="4" w:author="Edwine Carrie" w:date="2026-02-09T13:27:00Z" w16du:dateUtc="2026-02-09T05:27:00Z"/>
                <w:rFonts w:cs="Calibri"/>
              </w:rPr>
            </w:pPr>
            <w:r>
              <w:t>Provides a</w:t>
            </w:r>
            <w:r w:rsidR="00547605" w:rsidRPr="00CD6D00">
              <w:t>nalysis of counterpart capacities and identification of capacity building support packages for National Partners, preparation of substantive briefs on possible areas of cooperation, identification of opportunities for initiation of new projects, active contribution to the overall office effort in resource mobilization.</w:t>
            </w:r>
          </w:p>
          <w:p w14:paraId="69164876" w14:textId="77777777" w:rsidR="00CD6D00" w:rsidRPr="00CD6D00" w:rsidRDefault="00CD6D00" w:rsidP="00CD6D00">
            <w:pPr>
              <w:pStyle w:val="ListParagraph"/>
              <w:numPr>
                <w:ilvl w:val="0"/>
                <w:numId w:val="34"/>
              </w:numPr>
              <w:spacing w:before="100" w:beforeAutospacing="1" w:after="100" w:afterAutospacing="1"/>
              <w:jc w:val="both"/>
              <w:rPr>
                <w:color w:val="000000"/>
              </w:rPr>
            </w:pPr>
            <w:r w:rsidRPr="00CD6D00">
              <w:rPr>
                <w:color w:val="000000"/>
              </w:rPr>
              <w:t>Contributes to donor mapping and pipeline development.</w:t>
            </w:r>
          </w:p>
          <w:p w14:paraId="16E6B342" w14:textId="77777777" w:rsidR="00CD6D00" w:rsidRPr="00CD6D00" w:rsidRDefault="00CD6D00" w:rsidP="00CD6D00">
            <w:pPr>
              <w:pStyle w:val="ListParagraph"/>
              <w:numPr>
                <w:ilvl w:val="0"/>
                <w:numId w:val="34"/>
              </w:numPr>
              <w:spacing w:before="100" w:beforeAutospacing="1" w:after="100" w:afterAutospacing="1"/>
              <w:jc w:val="both"/>
              <w:rPr>
                <w:color w:val="000000"/>
              </w:rPr>
            </w:pPr>
            <w:r w:rsidRPr="00CD6D00">
              <w:rPr>
                <w:color w:val="000000"/>
              </w:rPr>
              <w:t>Prepares funding proposals aligned with EU, IFIs, and bilateral partners.</w:t>
            </w:r>
          </w:p>
          <w:p w14:paraId="2B779D08" w14:textId="77777777" w:rsidR="00CD6D00" w:rsidRPr="00CD6D00" w:rsidRDefault="00CD6D00" w:rsidP="00CD6D00">
            <w:pPr>
              <w:pStyle w:val="ListParagraph"/>
              <w:numPr>
                <w:ilvl w:val="0"/>
                <w:numId w:val="34"/>
              </w:numPr>
              <w:spacing w:before="100" w:beforeAutospacing="1" w:after="100" w:afterAutospacing="1"/>
              <w:jc w:val="both"/>
              <w:rPr>
                <w:color w:val="000000"/>
              </w:rPr>
            </w:pPr>
            <w:r w:rsidRPr="00CD6D00">
              <w:rPr>
                <w:color w:val="000000"/>
              </w:rPr>
              <w:t>Contributes to government financing strategies.</w:t>
            </w:r>
          </w:p>
          <w:p w14:paraId="1F89515D" w14:textId="55A7DB40" w:rsidR="00CD6D00" w:rsidRPr="00CD6D00" w:rsidRDefault="00CD6D00" w:rsidP="00CD6D00">
            <w:pPr>
              <w:pStyle w:val="ListParagraph"/>
              <w:numPr>
                <w:ilvl w:val="0"/>
                <w:numId w:val="34"/>
              </w:numPr>
              <w:spacing w:before="100" w:beforeAutospacing="1" w:after="100" w:afterAutospacing="1"/>
              <w:jc w:val="both"/>
              <w:rPr>
                <w:color w:val="000000"/>
              </w:rPr>
            </w:pPr>
            <w:r w:rsidRPr="00CD6D00">
              <w:rPr>
                <w:rStyle w:val="Strong"/>
                <w:b w:val="0"/>
                <w:bCs w:val="0"/>
                <w:color w:val="000000"/>
              </w:rPr>
              <w:t xml:space="preserve">Supports positioning UNDP as a trusted partner in </w:t>
            </w:r>
            <w:proofErr w:type="spellStart"/>
            <w:r w:rsidRPr="00CD6D00">
              <w:rPr>
                <w:rStyle w:val="Strong"/>
                <w:b w:val="0"/>
                <w:bCs w:val="0"/>
                <w:color w:val="000000"/>
              </w:rPr>
              <w:t>GovTech</w:t>
            </w:r>
            <w:proofErr w:type="spellEnd"/>
            <w:r w:rsidRPr="00CD6D00">
              <w:rPr>
                <w:rStyle w:val="Strong"/>
                <w:b w:val="0"/>
                <w:bCs w:val="0"/>
                <w:color w:val="000000"/>
              </w:rPr>
              <w:t>, digital public finance, and fiscal reform.</w:t>
            </w:r>
          </w:p>
        </w:tc>
      </w:tr>
      <w:tr w:rsidR="00946F11" w:rsidRPr="00080ED0" w14:paraId="5CDBCE5A" w14:textId="77777777" w:rsidTr="5E6481BD">
        <w:tc>
          <w:tcPr>
            <w:tcW w:w="10800" w:type="dxa"/>
            <w:gridSpan w:val="2"/>
          </w:tcPr>
          <w:p w14:paraId="7B6B424F" w14:textId="37471EDF" w:rsidR="00946F11" w:rsidRPr="00080ED0" w:rsidRDefault="00547605" w:rsidP="00547605">
            <w:pPr>
              <w:pStyle w:val="ListParagraph"/>
              <w:numPr>
                <w:ilvl w:val="0"/>
                <w:numId w:val="14"/>
              </w:numPr>
              <w:jc w:val="both"/>
              <w:rPr>
                <w:rFonts w:cs="Calibri"/>
              </w:rPr>
            </w:pPr>
            <w:r w:rsidRPr="00080ED0">
              <w:rPr>
                <w:b/>
                <w:bCs/>
              </w:rPr>
              <w:t>Facilitation of knowledge building and knowledge sharing</w:t>
            </w:r>
            <w:r w:rsidRPr="00080ED0">
              <w:t xml:space="preserve"> </w:t>
            </w:r>
          </w:p>
        </w:tc>
      </w:tr>
      <w:tr w:rsidR="00946F11" w:rsidRPr="00080ED0" w14:paraId="62358B1B" w14:textId="77777777" w:rsidTr="5E6481BD">
        <w:tc>
          <w:tcPr>
            <w:tcW w:w="1755" w:type="dxa"/>
          </w:tcPr>
          <w:p w14:paraId="7788440F" w14:textId="72602A7C" w:rsidR="00946F11" w:rsidRPr="00080ED0" w:rsidRDefault="00946F11" w:rsidP="00476F4C">
            <w:pPr>
              <w:shd w:val="clear" w:color="auto" w:fill="FFFFFF"/>
              <w:rPr>
                <w:rFonts w:cs="Calibri"/>
              </w:rPr>
            </w:pPr>
          </w:p>
        </w:tc>
        <w:tc>
          <w:tcPr>
            <w:tcW w:w="9045" w:type="dxa"/>
          </w:tcPr>
          <w:p w14:paraId="22B8A90D" w14:textId="2E286533" w:rsidR="00CD6D00" w:rsidRPr="00CD6D00" w:rsidRDefault="00CD6D00" w:rsidP="00CD6D00">
            <w:pPr>
              <w:pStyle w:val="ListParagraph"/>
              <w:numPr>
                <w:ilvl w:val="0"/>
                <w:numId w:val="37"/>
              </w:numPr>
              <w:jc w:val="both"/>
              <w:rPr>
                <w:rFonts w:ascii="Times New Roman" w:hAnsi="Times New Roman"/>
              </w:rPr>
            </w:pPr>
            <w:r w:rsidRPr="00CD6D00">
              <w:t xml:space="preserve">Organizes trainings for </w:t>
            </w:r>
            <w:proofErr w:type="spellStart"/>
            <w:r w:rsidRPr="00CD6D00">
              <w:t>programme</w:t>
            </w:r>
            <w:proofErr w:type="spellEnd"/>
            <w:r w:rsidRPr="00CD6D00">
              <w:t xml:space="preserve"> staff and partners.</w:t>
            </w:r>
          </w:p>
          <w:p w14:paraId="213A1012" w14:textId="67D7F24B" w:rsidR="00CD6D00" w:rsidRPr="00CD6D00" w:rsidRDefault="00CD6D00" w:rsidP="00CD6D00">
            <w:pPr>
              <w:pStyle w:val="ListParagraph"/>
              <w:numPr>
                <w:ilvl w:val="0"/>
                <w:numId w:val="37"/>
              </w:numPr>
              <w:jc w:val="both"/>
            </w:pPr>
            <w:r w:rsidRPr="00CD6D00">
              <w:t>Synthesizes lessons learned and best practices.</w:t>
            </w:r>
          </w:p>
          <w:p w14:paraId="4B874CCB" w14:textId="70FF17C0" w:rsidR="00CD6D00" w:rsidRPr="00CD6D00" w:rsidRDefault="00CD6D00" w:rsidP="00CD6D00">
            <w:pPr>
              <w:pStyle w:val="ListParagraph"/>
              <w:numPr>
                <w:ilvl w:val="0"/>
                <w:numId w:val="37"/>
              </w:numPr>
              <w:jc w:val="both"/>
            </w:pPr>
            <w:r w:rsidRPr="00CD6D00">
              <w:rPr>
                <w:rStyle w:val="Strong"/>
                <w:b w:val="0"/>
                <w:bCs w:val="0"/>
              </w:rPr>
              <w:t>Produces analytical briefs on public finance systems, digital governance, and data-driven decision-making.</w:t>
            </w:r>
          </w:p>
          <w:p w14:paraId="2099E1D0" w14:textId="078CDE33" w:rsidR="00CD6D00" w:rsidRPr="00CD6D00" w:rsidRDefault="00CD6D00" w:rsidP="00CD6D00">
            <w:pPr>
              <w:pStyle w:val="ListParagraph"/>
              <w:numPr>
                <w:ilvl w:val="0"/>
                <w:numId w:val="37"/>
              </w:numPr>
              <w:jc w:val="both"/>
            </w:pPr>
            <w:r w:rsidRPr="00CD6D00">
              <w:rPr>
                <w:rStyle w:val="Strong"/>
                <w:b w:val="0"/>
                <w:bCs w:val="0"/>
              </w:rPr>
              <w:t>Supports knowledge generation on digital transformation of fiscal systems, including interoperability and open data.</w:t>
            </w:r>
          </w:p>
          <w:p w14:paraId="4C521E7C" w14:textId="77777777" w:rsidR="00CD6D00" w:rsidRPr="00CD6D00" w:rsidRDefault="00CD6D00" w:rsidP="00CD6D00">
            <w:pPr>
              <w:pStyle w:val="ListParagraph"/>
              <w:numPr>
                <w:ilvl w:val="0"/>
                <w:numId w:val="37"/>
              </w:numPr>
              <w:shd w:val="clear" w:color="auto" w:fill="FFFFFF"/>
              <w:jc w:val="both"/>
              <w:rPr>
                <w:rFonts w:cs="Calibri"/>
              </w:rPr>
            </w:pPr>
            <w:r w:rsidRPr="00CD6D00">
              <w:t>Contributes to knowledge networks.</w:t>
            </w:r>
          </w:p>
          <w:p w14:paraId="41A7ECD5" w14:textId="30FA2BF6" w:rsidR="00CD6D00" w:rsidRPr="00CD6D00" w:rsidRDefault="00CD6D00" w:rsidP="00CD6D00">
            <w:pPr>
              <w:shd w:val="clear" w:color="auto" w:fill="FFFFFF"/>
              <w:jc w:val="both"/>
              <w:rPr>
                <w:rFonts w:cs="Calibri"/>
              </w:rPr>
            </w:pPr>
          </w:p>
        </w:tc>
      </w:tr>
      <w:tr w:rsidR="00946F11" w:rsidRPr="00080ED0" w14:paraId="4F53F369" w14:textId="77777777" w:rsidTr="5E6481BD">
        <w:tc>
          <w:tcPr>
            <w:tcW w:w="10800" w:type="dxa"/>
            <w:gridSpan w:val="2"/>
          </w:tcPr>
          <w:p w14:paraId="3B2681F2" w14:textId="2D87FBF4" w:rsidR="00946F11" w:rsidRPr="00080ED0" w:rsidRDefault="00547605" w:rsidP="00547605">
            <w:pPr>
              <w:pStyle w:val="ListParagraph"/>
              <w:numPr>
                <w:ilvl w:val="0"/>
                <w:numId w:val="14"/>
              </w:numPr>
              <w:shd w:val="clear" w:color="auto" w:fill="FFFFFF"/>
              <w:rPr>
                <w:rFonts w:cs="Calibri"/>
              </w:rPr>
            </w:pPr>
            <w:r w:rsidRPr="00080ED0">
              <w:rPr>
                <w:b/>
                <w:bCs/>
              </w:rPr>
              <w:t xml:space="preserve">Provision of top-quality advisory services to the Government oriented to capacitate national ownership of UNDP </w:t>
            </w:r>
            <w:proofErr w:type="spellStart"/>
            <w:r w:rsidRPr="00080ED0">
              <w:rPr>
                <w:b/>
                <w:bCs/>
              </w:rPr>
              <w:t>programme</w:t>
            </w:r>
            <w:proofErr w:type="spellEnd"/>
            <w:r w:rsidRPr="00080ED0">
              <w:rPr>
                <w:b/>
                <w:bCs/>
              </w:rPr>
              <w:t xml:space="preserve"> and facilitation of knowledge building and management</w:t>
            </w:r>
          </w:p>
        </w:tc>
      </w:tr>
      <w:tr w:rsidR="00946F11" w:rsidRPr="00080ED0" w14:paraId="7494357F" w14:textId="77777777" w:rsidTr="5E6481BD">
        <w:tc>
          <w:tcPr>
            <w:tcW w:w="1755" w:type="dxa"/>
          </w:tcPr>
          <w:p w14:paraId="62ADDC75" w14:textId="6E4AD1A1" w:rsidR="00946F11" w:rsidRPr="00080ED0" w:rsidRDefault="00946F11" w:rsidP="00476F4C">
            <w:pPr>
              <w:shd w:val="clear" w:color="auto" w:fill="FFFFFF"/>
              <w:rPr>
                <w:rFonts w:cs="Calibri"/>
              </w:rPr>
            </w:pPr>
          </w:p>
        </w:tc>
        <w:tc>
          <w:tcPr>
            <w:tcW w:w="9045" w:type="dxa"/>
          </w:tcPr>
          <w:p w14:paraId="18AAEDAE" w14:textId="77777777" w:rsidR="00547605" w:rsidRPr="00CD6D00" w:rsidRDefault="00547605" w:rsidP="00CD6D00">
            <w:pPr>
              <w:pStyle w:val="ListParagraph"/>
              <w:numPr>
                <w:ilvl w:val="0"/>
                <w:numId w:val="38"/>
              </w:numPr>
              <w:jc w:val="both"/>
            </w:pPr>
            <w:r w:rsidRPr="00CD6D00">
              <w:t xml:space="preserve">Identification of evidence based related to outcome results to feed back into the </w:t>
            </w:r>
            <w:proofErr w:type="spellStart"/>
            <w:r w:rsidRPr="00CD6D00">
              <w:t>Programme</w:t>
            </w:r>
            <w:proofErr w:type="spellEnd"/>
            <w:r w:rsidRPr="00CD6D00">
              <w:t xml:space="preserve"> &amp; Impact Advisory Team effort of the CO steering relevant to the country </w:t>
            </w:r>
            <w:proofErr w:type="spellStart"/>
            <w:r w:rsidRPr="00CD6D00">
              <w:t>Programme</w:t>
            </w:r>
            <w:proofErr w:type="spellEnd"/>
            <w:r w:rsidRPr="00CD6D00">
              <w:t>.</w:t>
            </w:r>
          </w:p>
          <w:p w14:paraId="706CE920" w14:textId="77777777" w:rsidR="00547605" w:rsidRPr="00CD6D00" w:rsidRDefault="00547605" w:rsidP="00CD6D00">
            <w:pPr>
              <w:pStyle w:val="ListParagraph"/>
              <w:numPr>
                <w:ilvl w:val="0"/>
                <w:numId w:val="38"/>
              </w:numPr>
              <w:jc w:val="both"/>
            </w:pPr>
            <w:r w:rsidRPr="00CD6D00">
              <w:t xml:space="preserve">Identification and synthesis of best practices and lessons learnt directly linked to </w:t>
            </w:r>
            <w:proofErr w:type="spellStart"/>
            <w:r w:rsidRPr="00CD6D00">
              <w:t>programme</w:t>
            </w:r>
            <w:proofErr w:type="spellEnd"/>
            <w:r w:rsidRPr="00CD6D00">
              <w:t xml:space="preserve"> country policy goals.</w:t>
            </w:r>
          </w:p>
          <w:p w14:paraId="1D386451" w14:textId="77777777" w:rsidR="00547605" w:rsidRPr="00CD6D00" w:rsidRDefault="00547605" w:rsidP="00CD6D00">
            <w:pPr>
              <w:pStyle w:val="ListParagraph"/>
              <w:numPr>
                <w:ilvl w:val="0"/>
                <w:numId w:val="38"/>
              </w:numPr>
              <w:jc w:val="both"/>
            </w:pPr>
            <w:r w:rsidRPr="00CD6D00">
              <w:t>Sound contributions to knowledge networks and communities of practice.</w:t>
            </w:r>
          </w:p>
          <w:p w14:paraId="176D3C4A" w14:textId="64887D76" w:rsidR="00547605" w:rsidRPr="00CD6D00" w:rsidRDefault="00547605" w:rsidP="00CD6D00">
            <w:pPr>
              <w:pStyle w:val="ListParagraph"/>
              <w:numPr>
                <w:ilvl w:val="0"/>
                <w:numId w:val="38"/>
              </w:numPr>
              <w:jc w:val="both"/>
            </w:pPr>
            <w:r w:rsidRPr="00CD6D00">
              <w:t xml:space="preserve">Organization of training for the </w:t>
            </w:r>
            <w:r w:rsidR="00CD6D00" w:rsidRPr="00CD6D00">
              <w:t xml:space="preserve">operations and </w:t>
            </w:r>
            <w:r w:rsidRPr="00CD6D00">
              <w:t xml:space="preserve">project staff on </w:t>
            </w:r>
            <w:proofErr w:type="spellStart"/>
            <w:r w:rsidRPr="00CD6D00">
              <w:t>programme</w:t>
            </w:r>
            <w:proofErr w:type="spellEnd"/>
            <w:r w:rsidRPr="00CD6D00">
              <w:t xml:space="preserve"> issues.</w:t>
            </w:r>
          </w:p>
          <w:p w14:paraId="7735BD61" w14:textId="63AF2627" w:rsidR="00CD6D00" w:rsidRPr="00CD6D00" w:rsidRDefault="00CD6D00" w:rsidP="00CD6D00">
            <w:pPr>
              <w:pStyle w:val="ListParagraph"/>
              <w:numPr>
                <w:ilvl w:val="0"/>
                <w:numId w:val="38"/>
              </w:numPr>
              <w:shd w:val="clear" w:color="auto" w:fill="FFFFFF"/>
              <w:jc w:val="both"/>
              <w:rPr>
                <w:rStyle w:val="Strong"/>
                <w:rFonts w:cs="Calibri"/>
                <w:b w:val="0"/>
                <w:bCs w:val="0"/>
              </w:rPr>
            </w:pPr>
            <w:r w:rsidRPr="00CD6D00">
              <w:rPr>
                <w:rStyle w:val="Strong"/>
                <w:b w:val="0"/>
                <w:bCs w:val="0"/>
              </w:rPr>
              <w:t>Supports institutional reform roadmaps on digital public finance systems and fiscal governance.</w:t>
            </w:r>
          </w:p>
          <w:p w14:paraId="03170AA3" w14:textId="77777777" w:rsidR="00CD6D00" w:rsidRPr="00CD6D00" w:rsidRDefault="00CD6D00" w:rsidP="00CD6D00">
            <w:pPr>
              <w:pStyle w:val="ListParagraph"/>
              <w:numPr>
                <w:ilvl w:val="0"/>
                <w:numId w:val="38"/>
              </w:numPr>
              <w:shd w:val="clear" w:color="auto" w:fill="FFFFFF"/>
              <w:jc w:val="both"/>
              <w:rPr>
                <w:rFonts w:cs="Calibri"/>
              </w:rPr>
            </w:pPr>
            <w:r w:rsidRPr="00CD6D00">
              <w:t>Promotes continuous learning.</w:t>
            </w:r>
          </w:p>
          <w:p w14:paraId="42EF6220" w14:textId="6E240737" w:rsidR="00CD6D00" w:rsidRPr="00CD6D00" w:rsidRDefault="00CD6D00" w:rsidP="00CD6D00">
            <w:pPr>
              <w:pStyle w:val="ListParagraph"/>
              <w:shd w:val="clear" w:color="auto" w:fill="FFFFFF"/>
              <w:ind w:left="360"/>
              <w:jc w:val="both"/>
              <w:rPr>
                <w:rFonts w:cs="Calibri"/>
              </w:rPr>
            </w:pPr>
          </w:p>
        </w:tc>
      </w:tr>
      <w:tr w:rsidR="005E0020" w:rsidRPr="00080ED0" w14:paraId="334938ED" w14:textId="77777777" w:rsidTr="5E6481BD">
        <w:tc>
          <w:tcPr>
            <w:tcW w:w="10800" w:type="dxa"/>
            <w:gridSpan w:val="2"/>
          </w:tcPr>
          <w:p w14:paraId="74D53B1A" w14:textId="2D9D0BDC" w:rsidR="005E0020" w:rsidRPr="00080ED0" w:rsidRDefault="005E0020" w:rsidP="00476F4C">
            <w:pPr>
              <w:shd w:val="clear" w:color="auto" w:fill="FFFFFF"/>
              <w:rPr>
                <w:rFonts w:cs="Calibri"/>
              </w:rPr>
            </w:pPr>
            <w:r w:rsidRPr="00080ED0">
              <w:rPr>
                <w:rFonts w:cs="Calibri"/>
              </w:rPr>
              <w:t>Supervisory/Managerial Responsibilities:</w:t>
            </w:r>
            <w:r w:rsidR="00EB2DC5" w:rsidRPr="00080ED0">
              <w:rPr>
                <w:rFonts w:cs="Calibri"/>
              </w:rPr>
              <w:t xml:space="preserve"> The </w:t>
            </w:r>
            <w:proofErr w:type="spellStart"/>
            <w:r w:rsidR="00EB2DC5" w:rsidRPr="00080ED0">
              <w:rPr>
                <w:rFonts w:cs="Calibri"/>
              </w:rPr>
              <w:t>Programme</w:t>
            </w:r>
            <w:proofErr w:type="spellEnd"/>
            <w:r w:rsidR="00EB2DC5" w:rsidRPr="00080ED0">
              <w:rPr>
                <w:rFonts w:cs="Calibri"/>
              </w:rPr>
              <w:t xml:space="preserve"> Analyst will provide direct supervision to</w:t>
            </w:r>
            <w:ins w:id="5" w:author="Edwine Carrie" w:date="2026-02-09T12:49:00Z" w16du:dateUtc="2026-02-09T04:49:00Z">
              <w:r w:rsidR="00905D6E">
                <w:rPr>
                  <w:rFonts w:cs="Calibri"/>
                </w:rPr>
                <w:t xml:space="preserve"> a</w:t>
              </w:r>
            </w:ins>
            <w:r w:rsidR="00EB2DC5" w:rsidRPr="00080ED0">
              <w:rPr>
                <w:rFonts w:cs="Calibri"/>
              </w:rPr>
              <w:t xml:space="preserve"> </w:t>
            </w:r>
            <w:proofErr w:type="spellStart"/>
            <w:r w:rsidR="00EB2DC5" w:rsidRPr="00080ED0">
              <w:rPr>
                <w:rFonts w:cs="Calibri"/>
              </w:rPr>
              <w:t>Programme</w:t>
            </w:r>
            <w:proofErr w:type="spellEnd"/>
            <w:r w:rsidR="00EB2DC5" w:rsidRPr="00080ED0">
              <w:rPr>
                <w:rFonts w:cs="Calibri"/>
              </w:rPr>
              <w:t xml:space="preserve"> Associate</w:t>
            </w:r>
            <w:del w:id="6" w:author="Edwine Carrie" w:date="2026-02-09T12:49:00Z" w16du:dateUtc="2026-02-09T04:49:00Z">
              <w:r w:rsidR="00EB2DC5" w:rsidRPr="00080ED0" w:rsidDel="00905D6E">
                <w:rPr>
                  <w:rFonts w:cs="Calibri"/>
                </w:rPr>
                <w:delText xml:space="preserve"> and Assistant</w:delText>
              </w:r>
            </w:del>
            <w:r w:rsidR="00EB2DC5" w:rsidRPr="00080ED0">
              <w:rPr>
                <w:rFonts w:cs="Calibri"/>
              </w:rPr>
              <w:t>.</w:t>
            </w:r>
          </w:p>
        </w:tc>
      </w:tr>
    </w:tbl>
    <w:p w14:paraId="561F5CA9" w14:textId="77777777" w:rsidR="00AB15E6" w:rsidRPr="00080ED0" w:rsidRDefault="00AB15E6">
      <w:pPr>
        <w:rPr>
          <w:sz w:val="22"/>
          <w:szCs w:val="22"/>
        </w:rPr>
      </w:pP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000" w:firstRow="0" w:lastRow="0" w:firstColumn="0" w:lastColumn="0" w:noHBand="0" w:noVBand="0"/>
      </w:tblPr>
      <w:tblGrid>
        <w:gridCol w:w="2407"/>
        <w:gridCol w:w="8393"/>
      </w:tblGrid>
      <w:tr w:rsidR="005E0020" w:rsidRPr="00080ED0" w14:paraId="578A11B5" w14:textId="77777777" w:rsidTr="0AF4A9DD">
        <w:trPr>
          <w:trHeight w:val="431"/>
        </w:trPr>
        <w:tc>
          <w:tcPr>
            <w:tcW w:w="10800" w:type="dxa"/>
            <w:gridSpan w:val="2"/>
            <w:shd w:val="clear" w:color="auto" w:fill="E0E0E0"/>
          </w:tcPr>
          <w:p w14:paraId="41FE6589" w14:textId="77777777" w:rsidR="005E0020" w:rsidRPr="00080ED0" w:rsidRDefault="005E0020" w:rsidP="005E0020">
            <w:pPr>
              <w:pStyle w:val="Heading1"/>
              <w:keepNext w:val="0"/>
              <w:spacing w:before="40" w:after="40"/>
              <w:rPr>
                <w:sz w:val="22"/>
                <w:szCs w:val="22"/>
              </w:rPr>
            </w:pPr>
            <w:r w:rsidRPr="00080ED0">
              <w:rPr>
                <w:sz w:val="22"/>
                <w:szCs w:val="22"/>
              </w:rPr>
              <w:t>V. Requirements:</w:t>
            </w:r>
          </w:p>
        </w:tc>
      </w:tr>
      <w:tr w:rsidR="00BB732F" w:rsidRPr="00080ED0" w14:paraId="44115EAC" w14:textId="77777777" w:rsidTr="0AF4A9DD">
        <w:trPr>
          <w:trHeight w:val="353"/>
        </w:trPr>
        <w:tc>
          <w:tcPr>
            <w:tcW w:w="10800" w:type="dxa"/>
            <w:gridSpan w:val="2"/>
          </w:tcPr>
          <w:p w14:paraId="66D63DE5" w14:textId="77777777" w:rsidR="0061165E" w:rsidRPr="00080ED0" w:rsidRDefault="0032139A" w:rsidP="0061165E">
            <w:r w:rsidRPr="00080ED0">
              <w:t xml:space="preserve">In this section, describe the qualification requirements of the position. </w:t>
            </w:r>
          </w:p>
        </w:tc>
      </w:tr>
      <w:tr w:rsidR="005E0020" w:rsidRPr="00080ED0" w14:paraId="17802BA2" w14:textId="77777777" w:rsidTr="0AF4A9DD">
        <w:trPr>
          <w:trHeight w:val="353"/>
        </w:trPr>
        <w:tc>
          <w:tcPr>
            <w:tcW w:w="10800" w:type="dxa"/>
            <w:gridSpan w:val="2"/>
            <w:shd w:val="clear" w:color="auto" w:fill="D9D9D9" w:themeFill="background1" w:themeFillShade="D9"/>
            <w:vAlign w:val="center"/>
          </w:tcPr>
          <w:p w14:paraId="6969B636" w14:textId="77777777" w:rsidR="005E0020" w:rsidRPr="00080ED0" w:rsidRDefault="005E0020" w:rsidP="00224A27">
            <w:r w:rsidRPr="00080ED0">
              <w:rPr>
                <w:b/>
                <w:i/>
                <w:sz w:val="22"/>
              </w:rPr>
              <w:t>Education</w:t>
            </w:r>
          </w:p>
        </w:tc>
      </w:tr>
      <w:tr w:rsidR="005E0020" w:rsidRPr="00080ED0" w14:paraId="6945BD20" w14:textId="77777777" w:rsidTr="00D95773">
        <w:trPr>
          <w:trHeight w:val="1337"/>
        </w:trPr>
        <w:tc>
          <w:tcPr>
            <w:tcW w:w="10800" w:type="dxa"/>
            <w:gridSpan w:val="2"/>
            <w:vAlign w:val="center"/>
          </w:tcPr>
          <w:p w14:paraId="7D4D9836" w14:textId="66C7E128" w:rsidR="00E71A97" w:rsidRDefault="00E71A97" w:rsidP="00E71A97">
            <w:pPr>
              <w:pStyle w:val="ListParagraph"/>
              <w:numPr>
                <w:ilvl w:val="0"/>
                <w:numId w:val="21"/>
              </w:numPr>
              <w:spacing w:before="60"/>
              <w:rPr>
                <w:color w:val="000000" w:themeColor="text1"/>
              </w:rPr>
            </w:pPr>
            <w:r w:rsidRPr="00E71A97">
              <w:rPr>
                <w:color w:val="000000" w:themeColor="text1"/>
              </w:rPr>
              <w:lastRenderedPageBreak/>
              <w:t>Advanced university degree (</w:t>
            </w:r>
            <w:proofErr w:type="gramStart"/>
            <w:r w:rsidRPr="00E71A97">
              <w:rPr>
                <w:color w:val="000000" w:themeColor="text1"/>
              </w:rPr>
              <w:t>Master’s</w:t>
            </w:r>
            <w:proofErr w:type="gramEnd"/>
            <w:r w:rsidRPr="00E71A97">
              <w:rPr>
                <w:color w:val="000000" w:themeColor="text1"/>
              </w:rPr>
              <w:t xml:space="preserve"> degree or equivalent) in a relevant field of expertise such as </w:t>
            </w:r>
            <w:r w:rsidR="00D14778">
              <w:rPr>
                <w:color w:val="000000" w:themeColor="text1"/>
              </w:rPr>
              <w:t xml:space="preserve">Public Policy, </w:t>
            </w:r>
            <w:r w:rsidRPr="00E71A97">
              <w:rPr>
                <w:color w:val="000000" w:themeColor="text1"/>
              </w:rPr>
              <w:t>Political Sciences</w:t>
            </w:r>
            <w:r w:rsidR="00042CEC">
              <w:rPr>
                <w:color w:val="000000" w:themeColor="text1"/>
              </w:rPr>
              <w:t>,</w:t>
            </w:r>
            <w:r w:rsidR="002F7B08">
              <w:rPr>
                <w:color w:val="000000" w:themeColor="text1"/>
              </w:rPr>
              <w:t xml:space="preserve"> </w:t>
            </w:r>
            <w:r w:rsidRPr="00E71A97">
              <w:rPr>
                <w:color w:val="000000" w:themeColor="text1"/>
              </w:rPr>
              <w:t>Social Sciences</w:t>
            </w:r>
            <w:r w:rsidR="00791716">
              <w:rPr>
                <w:color w:val="000000" w:themeColor="text1"/>
              </w:rPr>
              <w:t>, Economics</w:t>
            </w:r>
            <w:r w:rsidRPr="00E71A97">
              <w:rPr>
                <w:color w:val="000000" w:themeColor="text1"/>
              </w:rPr>
              <w:t xml:space="preserve"> or relevant Outcome discipline is required OR </w:t>
            </w:r>
            <w:r w:rsidR="002F7B08">
              <w:rPr>
                <w:color w:val="000000" w:themeColor="text1"/>
              </w:rPr>
              <w:t xml:space="preserve"> </w:t>
            </w:r>
          </w:p>
          <w:p w14:paraId="09193C22" w14:textId="77777777" w:rsidR="005E0020" w:rsidRDefault="00E71A97" w:rsidP="00E71A97">
            <w:pPr>
              <w:pStyle w:val="ListParagraph"/>
              <w:numPr>
                <w:ilvl w:val="0"/>
                <w:numId w:val="21"/>
              </w:numPr>
              <w:spacing w:before="60"/>
              <w:rPr>
                <w:color w:val="000000" w:themeColor="text1"/>
              </w:rPr>
            </w:pPr>
            <w:r w:rsidRPr="00E71A97">
              <w:rPr>
                <w:color w:val="000000" w:themeColor="text1"/>
              </w:rPr>
              <w:t>A first-level university degree (</w:t>
            </w:r>
            <w:proofErr w:type="gramStart"/>
            <w:r w:rsidRPr="00E71A97">
              <w:rPr>
                <w:color w:val="000000" w:themeColor="text1"/>
              </w:rPr>
              <w:t>Bachelor’s</w:t>
            </w:r>
            <w:proofErr w:type="gramEnd"/>
            <w:r w:rsidRPr="00E71A97">
              <w:rPr>
                <w:color w:val="000000" w:themeColor="text1"/>
              </w:rPr>
              <w:t xml:space="preserve"> degree) in the areas mentioned above in combination with additional 2 years of progressively responsible professional experience will be given due consideration in lieu of the advanced university degree.</w:t>
            </w:r>
          </w:p>
          <w:p w14:paraId="1D8097A1" w14:textId="0E3AB565" w:rsidR="00E71A97" w:rsidRPr="00E71A97" w:rsidRDefault="00E71A97" w:rsidP="00E71A97">
            <w:pPr>
              <w:pStyle w:val="ListParagraph"/>
              <w:spacing w:before="60"/>
              <w:rPr>
                <w:color w:val="000000" w:themeColor="text1"/>
              </w:rPr>
            </w:pPr>
          </w:p>
        </w:tc>
      </w:tr>
      <w:tr w:rsidR="000E0457" w:rsidRPr="00080ED0" w14:paraId="0E26D4C0" w14:textId="77777777" w:rsidTr="0AF4A9DD">
        <w:trPr>
          <w:trHeight w:val="353"/>
        </w:trPr>
        <w:tc>
          <w:tcPr>
            <w:tcW w:w="10800" w:type="dxa"/>
            <w:gridSpan w:val="2"/>
            <w:shd w:val="clear" w:color="auto" w:fill="D9D9D9" w:themeFill="background1" w:themeFillShade="D9"/>
            <w:vAlign w:val="center"/>
          </w:tcPr>
          <w:p w14:paraId="36FC7525" w14:textId="17E92DA2" w:rsidR="003246C7" w:rsidRPr="00080ED0" w:rsidRDefault="000E0457" w:rsidP="003246C7">
            <w:pPr>
              <w:rPr>
                <w:b/>
                <w:i/>
                <w:sz w:val="22"/>
                <w:szCs w:val="22"/>
              </w:rPr>
            </w:pPr>
            <w:r w:rsidRPr="00080ED0">
              <w:rPr>
                <w:b/>
                <w:i/>
                <w:sz w:val="22"/>
                <w:szCs w:val="22"/>
              </w:rPr>
              <w:t xml:space="preserve"> Experience</w:t>
            </w:r>
            <w:r w:rsidR="0032139A" w:rsidRPr="00080ED0">
              <w:rPr>
                <w:b/>
                <w:i/>
                <w:sz w:val="22"/>
                <w:szCs w:val="22"/>
              </w:rPr>
              <w:t>, Knowledge,</w:t>
            </w:r>
            <w:r w:rsidRPr="00080ED0">
              <w:rPr>
                <w:b/>
                <w:i/>
                <w:sz w:val="22"/>
                <w:szCs w:val="22"/>
              </w:rPr>
              <w:t xml:space="preserve"> and Skills</w:t>
            </w:r>
          </w:p>
        </w:tc>
      </w:tr>
      <w:tr w:rsidR="000E0457" w:rsidRPr="00080ED0" w14:paraId="2B6555DA" w14:textId="77777777" w:rsidTr="0AF4A9DD">
        <w:trPr>
          <w:trHeight w:val="1646"/>
        </w:trPr>
        <w:tc>
          <w:tcPr>
            <w:tcW w:w="10800" w:type="dxa"/>
            <w:gridSpan w:val="2"/>
            <w:vAlign w:val="center"/>
          </w:tcPr>
          <w:p w14:paraId="203BBFDE" w14:textId="0795C0F4" w:rsidR="00E71A97" w:rsidRPr="00D14778" w:rsidRDefault="00E71A97" w:rsidP="00D14778">
            <w:pPr>
              <w:pStyle w:val="ListParagraph"/>
              <w:numPr>
                <w:ilvl w:val="0"/>
                <w:numId w:val="22"/>
              </w:numPr>
              <w:jc w:val="both"/>
              <w:rPr>
                <w:rFonts w:cs="Arial"/>
                <w:szCs w:val="20"/>
              </w:rPr>
            </w:pPr>
            <w:r w:rsidRPr="00D14778">
              <w:rPr>
                <w:rFonts w:cs="Arial"/>
                <w:szCs w:val="20"/>
              </w:rPr>
              <w:t xml:space="preserve">Applicants with a </w:t>
            </w:r>
            <w:proofErr w:type="gramStart"/>
            <w:r w:rsidRPr="00D14778">
              <w:rPr>
                <w:rFonts w:cs="Arial"/>
                <w:szCs w:val="20"/>
              </w:rPr>
              <w:t>Master’s</w:t>
            </w:r>
            <w:proofErr w:type="gramEnd"/>
            <w:r w:rsidRPr="00D14778">
              <w:rPr>
                <w:rFonts w:cs="Arial"/>
                <w:szCs w:val="20"/>
              </w:rPr>
              <w:t xml:space="preserve"> degree (or equivalent) in a relevant field of study are not required to have professional work experience. Applicants with a </w:t>
            </w:r>
            <w:proofErr w:type="gramStart"/>
            <w:r w:rsidRPr="00D14778">
              <w:rPr>
                <w:rFonts w:cs="Arial"/>
                <w:szCs w:val="20"/>
              </w:rPr>
              <w:t>Bachelor’s</w:t>
            </w:r>
            <w:proofErr w:type="gramEnd"/>
            <w:r w:rsidRPr="00D14778">
              <w:rPr>
                <w:rFonts w:cs="Arial"/>
                <w:szCs w:val="20"/>
              </w:rPr>
              <w:t xml:space="preserve"> degree (or equivalent) are required to have a minimum of two (2) years of relevant professional experience in national or international level in providing management advisory services, hands-on experience in design, monitoring and evaluation of development projects is required.</w:t>
            </w:r>
          </w:p>
          <w:p w14:paraId="4482430E" w14:textId="33AB8C31" w:rsidR="00E71A97" w:rsidRPr="00D14778" w:rsidRDefault="00000000" w:rsidP="00D14778">
            <w:pPr>
              <w:pStyle w:val="ListParagraph"/>
              <w:numPr>
                <w:ilvl w:val="0"/>
                <w:numId w:val="22"/>
              </w:numPr>
              <w:jc w:val="both"/>
              <w:rPr>
                <w:rFonts w:cs="Arial"/>
                <w:color w:val="000000" w:themeColor="text1"/>
                <w:szCs w:val="20"/>
              </w:rPr>
            </w:pPr>
            <w:sdt>
              <w:sdtPr>
                <w:rPr>
                  <w:rFonts w:cs="Arial"/>
                  <w:szCs w:val="20"/>
                </w:rPr>
                <w:alias w:val="Short Listing"/>
                <w:tag w:val="shortlisting_criteria"/>
                <w:id w:val="1370409868"/>
                <w:placeholder>
                  <w:docPart w:val="BA66413089174F03A1480FE865B2C1A0"/>
                </w:placeholder>
                <w:text/>
              </w:sdtPr>
              <w:sdtContent>
                <w:r w:rsidR="00CE5F6B" w:rsidRPr="00D14778">
                  <w:rPr>
                    <w:rFonts w:cs="Arial"/>
                    <w:szCs w:val="20"/>
                  </w:rPr>
                  <w:t xml:space="preserve"> </w:t>
                </w:r>
                <w:r w:rsidR="00254CCF" w:rsidRPr="00D14778">
                  <w:rPr>
                    <w:rFonts w:cs="Arial"/>
                    <w:szCs w:val="20"/>
                  </w:rPr>
                  <w:t xml:space="preserve">Experience in preparation of concept notes, project proposals in the areas of </w:t>
                </w:r>
                <w:r w:rsidR="00791716" w:rsidRPr="00D14778">
                  <w:rPr>
                    <w:rFonts w:cs="Arial"/>
                    <w:szCs w:val="20"/>
                  </w:rPr>
                  <w:t xml:space="preserve">local </w:t>
                </w:r>
                <w:r w:rsidR="00FF0A30" w:rsidRPr="00D14778">
                  <w:rPr>
                    <w:rFonts w:cs="Arial"/>
                    <w:szCs w:val="20"/>
                  </w:rPr>
                  <w:t>governance</w:t>
                </w:r>
                <w:r w:rsidR="00791716" w:rsidRPr="00D14778">
                  <w:rPr>
                    <w:rFonts w:cs="Arial"/>
                    <w:szCs w:val="20"/>
                  </w:rPr>
                  <w:t xml:space="preserve"> </w:t>
                </w:r>
                <w:r w:rsidR="00FF0A30" w:rsidRPr="00D14778">
                  <w:rPr>
                    <w:rFonts w:cs="Arial"/>
                    <w:szCs w:val="20"/>
                  </w:rPr>
                  <w:t xml:space="preserve">and </w:t>
                </w:r>
                <w:r w:rsidR="00791716" w:rsidRPr="00D14778">
                  <w:rPr>
                    <w:rFonts w:cs="Arial"/>
                    <w:szCs w:val="20"/>
                  </w:rPr>
                  <w:t>dece</w:t>
                </w:r>
                <w:r w:rsidR="00112258" w:rsidRPr="00D14778">
                  <w:rPr>
                    <w:rFonts w:cs="Arial"/>
                    <w:szCs w:val="20"/>
                  </w:rPr>
                  <w:t>ntralization</w:t>
                </w:r>
                <w:r w:rsidR="00FF0A30" w:rsidRPr="00D14778">
                  <w:rPr>
                    <w:rFonts w:cs="Arial"/>
                    <w:szCs w:val="20"/>
                  </w:rPr>
                  <w:t>.</w:t>
                </w:r>
              </w:sdtContent>
            </w:sdt>
          </w:p>
          <w:p w14:paraId="25883C85" w14:textId="582ADBE2" w:rsidR="00E71A97" w:rsidRPr="00D14778" w:rsidRDefault="00E71A97" w:rsidP="00D14778">
            <w:pPr>
              <w:pStyle w:val="ListParagraph"/>
              <w:numPr>
                <w:ilvl w:val="0"/>
                <w:numId w:val="22"/>
              </w:numPr>
              <w:jc w:val="both"/>
              <w:rPr>
                <w:rFonts w:cs="Arial"/>
                <w:color w:val="000000" w:themeColor="text1"/>
                <w:szCs w:val="20"/>
              </w:rPr>
            </w:pPr>
            <w:r w:rsidRPr="00D14778">
              <w:rPr>
                <w:rFonts w:cs="Arial"/>
                <w:color w:val="000000" w:themeColor="text1"/>
                <w:szCs w:val="20"/>
              </w:rPr>
              <w:t>Experience working in the UN</w:t>
            </w:r>
            <w:r w:rsidR="00655773" w:rsidRPr="00D14778">
              <w:rPr>
                <w:rFonts w:cs="Arial"/>
                <w:color w:val="000000" w:themeColor="text1"/>
                <w:szCs w:val="20"/>
              </w:rPr>
              <w:t>/</w:t>
            </w:r>
            <w:r w:rsidR="00655773" w:rsidRPr="00D14778">
              <w:rPr>
                <w:rFonts w:cs="Arial"/>
                <w:szCs w:val="20"/>
              </w:rPr>
              <w:t xml:space="preserve"> international organization</w:t>
            </w:r>
            <w:r w:rsidRPr="00D14778">
              <w:rPr>
                <w:rFonts w:cs="Arial"/>
                <w:color w:val="000000" w:themeColor="text1"/>
                <w:szCs w:val="20"/>
              </w:rPr>
              <w:t xml:space="preserve"> is an advantage.</w:t>
            </w:r>
          </w:p>
          <w:sdt>
            <w:sdtPr>
              <w:rPr>
                <w:rFonts w:cs="Arial"/>
                <w:szCs w:val="20"/>
              </w:rPr>
              <w:alias w:val="Short Listing"/>
              <w:tag w:val="shortlisting_criteria"/>
              <w:id w:val="-374090303"/>
              <w:placeholder>
                <w:docPart w:val="8F45795E4C834D188E8F70383C625BD3"/>
              </w:placeholder>
              <w:text/>
            </w:sdtPr>
            <w:sdtContent>
              <w:p w14:paraId="6C52EE06" w14:textId="1C670C9A" w:rsidR="00E71A97" w:rsidRPr="00D14778" w:rsidRDefault="00582FA7" w:rsidP="00D14778">
                <w:pPr>
                  <w:pStyle w:val="ListParagraph"/>
                  <w:numPr>
                    <w:ilvl w:val="0"/>
                    <w:numId w:val="22"/>
                  </w:numPr>
                  <w:jc w:val="both"/>
                  <w:rPr>
                    <w:rFonts w:cs="Arial"/>
                    <w:szCs w:val="20"/>
                  </w:rPr>
                </w:pPr>
                <w:r w:rsidRPr="00D14778">
                  <w:rPr>
                    <w:rFonts w:cs="Arial"/>
                    <w:szCs w:val="20"/>
                  </w:rPr>
                  <w:t xml:space="preserve">Experience working with </w:t>
                </w:r>
                <w:r w:rsidR="00F1591B" w:rsidRPr="00D14778">
                  <w:rPr>
                    <w:rFonts w:cs="Arial"/>
                    <w:szCs w:val="20"/>
                  </w:rPr>
                  <w:t xml:space="preserve">local </w:t>
                </w:r>
                <w:r w:rsidRPr="00D14778">
                  <w:rPr>
                    <w:rFonts w:cs="Arial"/>
                    <w:szCs w:val="20"/>
                  </w:rPr>
                  <w:t>government agencies,</w:t>
                </w:r>
                <w:r w:rsidR="00090891" w:rsidRPr="00D14778">
                  <w:rPr>
                    <w:rFonts w:cs="Arial"/>
                    <w:szCs w:val="20"/>
                  </w:rPr>
                  <w:t xml:space="preserve"> provincial government agencies,</w:t>
                </w:r>
                <w:r w:rsidRPr="00D14778">
                  <w:rPr>
                    <w:rFonts w:cs="Arial"/>
                    <w:szCs w:val="20"/>
                  </w:rPr>
                  <w:t xml:space="preserve"> local communities and stakeholders involved in </w:t>
                </w:r>
                <w:r w:rsidR="00D14778" w:rsidRPr="00D14778">
                  <w:rPr>
                    <w:rFonts w:cs="Arial"/>
                    <w:szCs w:val="20"/>
                  </w:rPr>
                  <w:t>public finance and/or digitalization</w:t>
                </w:r>
              </w:p>
            </w:sdtContent>
          </w:sdt>
          <w:p w14:paraId="7218527A" w14:textId="77777777" w:rsidR="00D14778" w:rsidRPr="00D14778" w:rsidRDefault="00D14778" w:rsidP="00D14778">
            <w:pPr>
              <w:pStyle w:val="ListParagraph"/>
              <w:numPr>
                <w:ilvl w:val="0"/>
                <w:numId w:val="22"/>
              </w:numPr>
              <w:jc w:val="both"/>
              <w:rPr>
                <w:rFonts w:cs="Arial"/>
                <w:color w:val="000000" w:themeColor="text1"/>
                <w:szCs w:val="20"/>
              </w:rPr>
            </w:pPr>
            <w:r w:rsidRPr="00D14778">
              <w:rPr>
                <w:rFonts w:cs="Arial"/>
                <w:color w:val="000000"/>
                <w:szCs w:val="20"/>
              </w:rPr>
              <w:t>Experience in</w:t>
            </w:r>
            <w:r w:rsidRPr="00D14778">
              <w:rPr>
                <w:rStyle w:val="apple-converted-space"/>
                <w:rFonts w:cs="Arial"/>
                <w:color w:val="000000"/>
                <w:szCs w:val="20"/>
              </w:rPr>
              <w:t> </w:t>
            </w:r>
            <w:r w:rsidRPr="00D14778">
              <w:rPr>
                <w:rStyle w:val="Strong"/>
                <w:rFonts w:cs="Arial"/>
                <w:b w:val="0"/>
                <w:bCs w:val="0"/>
                <w:color w:val="000000"/>
                <w:szCs w:val="20"/>
              </w:rPr>
              <w:t>public financial management, fiscal systems, or digital governance</w:t>
            </w:r>
            <w:r w:rsidRPr="00D14778">
              <w:rPr>
                <w:rFonts w:cs="Arial"/>
                <w:b/>
                <w:bCs/>
                <w:color w:val="000000"/>
                <w:szCs w:val="20"/>
              </w:rPr>
              <w:t>.</w:t>
            </w:r>
          </w:p>
          <w:p w14:paraId="396E99D6" w14:textId="098348C1" w:rsidR="00D14778" w:rsidRPr="00D14778" w:rsidRDefault="00D14778" w:rsidP="00D14778">
            <w:pPr>
              <w:pStyle w:val="ListParagraph"/>
              <w:numPr>
                <w:ilvl w:val="0"/>
                <w:numId w:val="22"/>
              </w:numPr>
              <w:jc w:val="both"/>
              <w:rPr>
                <w:rFonts w:cs="Arial"/>
                <w:color w:val="000000" w:themeColor="text1"/>
                <w:szCs w:val="20"/>
              </w:rPr>
            </w:pPr>
            <w:r w:rsidRPr="00D14778">
              <w:rPr>
                <w:rFonts w:cs="Arial"/>
                <w:color w:val="000000"/>
                <w:szCs w:val="20"/>
              </w:rPr>
              <w:t xml:space="preserve">Familiarity with system integration, data governance, and </w:t>
            </w:r>
            <w:proofErr w:type="spellStart"/>
            <w:r w:rsidRPr="00D14778">
              <w:rPr>
                <w:rFonts w:cs="Arial"/>
                <w:color w:val="000000"/>
                <w:szCs w:val="20"/>
              </w:rPr>
              <w:t>GovTech</w:t>
            </w:r>
            <w:proofErr w:type="spellEnd"/>
            <w:r w:rsidRPr="00D14778">
              <w:rPr>
                <w:rFonts w:cs="Arial"/>
                <w:color w:val="000000"/>
                <w:szCs w:val="20"/>
              </w:rPr>
              <w:t xml:space="preserve"> solutions is an advantage.</w:t>
            </w:r>
          </w:p>
          <w:p w14:paraId="2BFF332C" w14:textId="14D608B2" w:rsidR="00E71A97" w:rsidRPr="00D14778" w:rsidRDefault="00E71A97" w:rsidP="00D14778">
            <w:pPr>
              <w:pStyle w:val="ListParagraph"/>
              <w:numPr>
                <w:ilvl w:val="0"/>
                <w:numId w:val="22"/>
              </w:numPr>
              <w:jc w:val="both"/>
              <w:rPr>
                <w:rFonts w:cs="Arial"/>
                <w:color w:val="000000" w:themeColor="text1"/>
                <w:szCs w:val="20"/>
              </w:rPr>
            </w:pPr>
            <w:proofErr w:type="spellStart"/>
            <w:r w:rsidRPr="00D14778">
              <w:rPr>
                <w:rFonts w:cs="Arial"/>
                <w:szCs w:val="20"/>
              </w:rPr>
              <w:t>Proficienc</w:t>
            </w:r>
            <w:proofErr w:type="spellEnd"/>
            <w:r w:rsidRPr="00D14778">
              <w:rPr>
                <w:rFonts w:cs="Arial"/>
                <w:szCs w:val="20"/>
              </w:rPr>
              <w:t xml:space="preserve">y in English and Filipino is required. </w:t>
            </w:r>
          </w:p>
          <w:p w14:paraId="0BFD0ED6" w14:textId="77777777" w:rsidR="00547605" w:rsidRPr="00D14778" w:rsidRDefault="00E71A97" w:rsidP="00D14778">
            <w:pPr>
              <w:pStyle w:val="ListParagraph"/>
              <w:numPr>
                <w:ilvl w:val="0"/>
                <w:numId w:val="22"/>
              </w:numPr>
              <w:jc w:val="both"/>
              <w:rPr>
                <w:rFonts w:cs="Arial"/>
                <w:color w:val="000000" w:themeColor="text1"/>
                <w:szCs w:val="20"/>
              </w:rPr>
            </w:pPr>
            <w:r w:rsidRPr="00D14778">
              <w:rPr>
                <w:rFonts w:cs="Arial"/>
                <w:szCs w:val="20"/>
              </w:rPr>
              <w:t>Working knowledge of other UN language desirable.</w:t>
            </w:r>
          </w:p>
          <w:p w14:paraId="72B88222" w14:textId="3CC17FAE" w:rsidR="00E71A97" w:rsidRPr="00E71A97" w:rsidRDefault="00E71A97" w:rsidP="00E71A97">
            <w:pPr>
              <w:pStyle w:val="ListParagraph"/>
              <w:jc w:val="both"/>
              <w:rPr>
                <w:color w:val="000000" w:themeColor="text1"/>
                <w:sz w:val="21"/>
                <w:szCs w:val="21"/>
              </w:rPr>
            </w:pPr>
          </w:p>
        </w:tc>
      </w:tr>
      <w:tr w:rsidR="006265E1" w:rsidRPr="00080ED0" w14:paraId="52B1A30F" w14:textId="77777777" w:rsidTr="003013A8">
        <w:trPr>
          <w:trHeight w:val="353"/>
        </w:trPr>
        <w:tc>
          <w:tcPr>
            <w:tcW w:w="10800" w:type="dxa"/>
            <w:gridSpan w:val="2"/>
            <w:shd w:val="clear" w:color="auto" w:fill="D9D9D9" w:themeFill="background1" w:themeFillShade="D9"/>
            <w:vAlign w:val="center"/>
          </w:tcPr>
          <w:p w14:paraId="44AB3471" w14:textId="77777777" w:rsidR="006265E1" w:rsidRPr="00080ED0" w:rsidRDefault="006265E1" w:rsidP="006B70FA">
            <w:pPr>
              <w:rPr>
                <w:b/>
                <w:i/>
                <w:sz w:val="22"/>
                <w:szCs w:val="22"/>
              </w:rPr>
            </w:pPr>
            <w:r w:rsidRPr="00080ED0">
              <w:rPr>
                <w:b/>
                <w:i/>
                <w:sz w:val="22"/>
                <w:szCs w:val="22"/>
              </w:rPr>
              <w:t>Expected Demonstration of Competencies</w:t>
            </w:r>
          </w:p>
          <w:p w14:paraId="38849E17" w14:textId="54AE7AD6" w:rsidR="003013A8" w:rsidRPr="00080ED0" w:rsidRDefault="003013A8" w:rsidP="006B70FA">
            <w:pPr>
              <w:rPr>
                <w:b/>
                <w:i/>
                <w:sz w:val="22"/>
                <w:szCs w:val="22"/>
              </w:rPr>
            </w:pPr>
          </w:p>
        </w:tc>
      </w:tr>
      <w:tr w:rsidR="006B70FA" w:rsidRPr="00080ED0" w14:paraId="46E2FFED" w14:textId="77777777" w:rsidTr="00AC0BDF">
        <w:trPr>
          <w:trHeight w:val="353"/>
        </w:trPr>
        <w:tc>
          <w:tcPr>
            <w:tcW w:w="10800" w:type="dxa"/>
            <w:gridSpan w:val="2"/>
            <w:vAlign w:val="center"/>
          </w:tcPr>
          <w:p w14:paraId="62DCACEE" w14:textId="5BD1D417" w:rsidR="006B70FA" w:rsidRPr="00080ED0" w:rsidRDefault="006B70FA" w:rsidP="00EA0F5C">
            <w:pPr>
              <w:rPr>
                <w:b/>
                <w:i/>
                <w:sz w:val="22"/>
                <w:szCs w:val="22"/>
              </w:rPr>
            </w:pPr>
            <w:r w:rsidRPr="00080ED0">
              <w:rPr>
                <w:b/>
                <w:i/>
                <w:sz w:val="22"/>
                <w:szCs w:val="22"/>
              </w:rPr>
              <w:t>Core</w:t>
            </w:r>
          </w:p>
        </w:tc>
      </w:tr>
      <w:tr w:rsidR="006265E1" w:rsidRPr="00080ED0" w14:paraId="766EF6FA" w14:textId="77777777" w:rsidTr="00AC0BDF">
        <w:trPr>
          <w:trHeight w:val="353"/>
        </w:trPr>
        <w:tc>
          <w:tcPr>
            <w:tcW w:w="2407" w:type="dxa"/>
            <w:vAlign w:val="center"/>
          </w:tcPr>
          <w:p w14:paraId="03C953F7" w14:textId="77777777" w:rsidR="006265E1" w:rsidRPr="00080ED0" w:rsidRDefault="006265E1" w:rsidP="00EA0F5C">
            <w:pPr>
              <w:rPr>
                <w:b/>
              </w:rPr>
            </w:pPr>
            <w:r w:rsidRPr="00080ED0">
              <w:rPr>
                <w:b/>
              </w:rPr>
              <w:t>Achieve Results:</w:t>
            </w:r>
          </w:p>
          <w:p w14:paraId="5DA6D237" w14:textId="77777777" w:rsidR="006265E1" w:rsidRPr="00080ED0" w:rsidRDefault="006265E1" w:rsidP="00EA0F5C">
            <w:pPr>
              <w:rPr>
                <w:b/>
              </w:rPr>
            </w:pPr>
          </w:p>
        </w:tc>
        <w:tc>
          <w:tcPr>
            <w:tcW w:w="8393" w:type="dxa"/>
            <w:vAlign w:val="center"/>
          </w:tcPr>
          <w:p w14:paraId="63DB7D9E" w14:textId="64D13E4E" w:rsidR="006265E1" w:rsidRPr="00080ED0" w:rsidRDefault="00000000" w:rsidP="00EA0F5C">
            <w:pPr>
              <w:rPr>
                <w:szCs w:val="20"/>
              </w:rPr>
            </w:pPr>
            <w:sdt>
              <w:sdtPr>
                <w:rPr>
                  <w:szCs w:val="20"/>
                </w:rPr>
                <w:id w:val="1737438445"/>
                <w:placeholder>
                  <w:docPart w:val="10354688107F48C0905DE17E17562AD3"/>
                </w:placeholder>
                <w:comboBox>
                  <w:listItem w:value="Choose an item."/>
                  <w:listItem w:displayText="LEVEL 1: Plans and monitors own work, pays attention to details, delivers quality work by deadline" w:value="LEVEL 1: Plans and monitors own work, pays attention to details, delivers quality work by deadline"/>
                  <w:listItem w:displayText="LEVEL 2: Scale up solutions and simplifies processes, balances speed and accuracy in doing work" w:value="LEVEL 2: Scale up solutions and simplifies processes, balances speed and accuracy in doing work"/>
                  <w:listItem w:displayText="LEVEL 3: Set and align challenging, achievable objectives for multiple projects, have lasting impact " w:value="LEVEL 3: Set and align challenging, achievable objectives for multiple projects, have lasting impact "/>
                  <w:listItem w:displayText="LEVEL 4: Prioritize team workflow, mobilize resources, drive scalable results/strategic impact" w:value="LEVEL 4: Prioritize team workflow, mobilize resources, drive scalable results/strategic impact"/>
                </w:comboBox>
              </w:sdtPr>
              <w:sdtContent>
                <w:r w:rsidR="00FB7FFE" w:rsidRPr="00080ED0">
                  <w:rPr>
                    <w:szCs w:val="20"/>
                  </w:rPr>
                  <w:t>LEVEL 2: Scale up solutions and simplifies processes, balances speed and accuracy in doing work</w:t>
                </w:r>
              </w:sdtContent>
            </w:sdt>
          </w:p>
        </w:tc>
      </w:tr>
      <w:tr w:rsidR="006265E1" w:rsidRPr="00080ED0" w14:paraId="263AB2DC" w14:textId="77777777" w:rsidTr="00AC0BDF">
        <w:trPr>
          <w:trHeight w:val="353"/>
        </w:trPr>
        <w:tc>
          <w:tcPr>
            <w:tcW w:w="2407" w:type="dxa"/>
            <w:vAlign w:val="center"/>
          </w:tcPr>
          <w:p w14:paraId="1A05DA32" w14:textId="248D81AE" w:rsidR="006265E1" w:rsidRPr="00080ED0" w:rsidRDefault="006265E1" w:rsidP="00EA0F5C">
            <w:pPr>
              <w:rPr>
                <w:b/>
              </w:rPr>
            </w:pPr>
            <w:r w:rsidRPr="00080ED0">
              <w:rPr>
                <w:b/>
              </w:rPr>
              <w:t>Think Innovatively:</w:t>
            </w:r>
          </w:p>
          <w:p w14:paraId="6D906FED" w14:textId="77777777" w:rsidR="006265E1" w:rsidRPr="00080ED0" w:rsidRDefault="006265E1" w:rsidP="00EA0F5C">
            <w:pPr>
              <w:rPr>
                <w:b/>
              </w:rPr>
            </w:pPr>
          </w:p>
        </w:tc>
        <w:tc>
          <w:tcPr>
            <w:tcW w:w="8393" w:type="dxa"/>
            <w:vAlign w:val="center"/>
          </w:tcPr>
          <w:p w14:paraId="5922C70A" w14:textId="70EC1EC8" w:rsidR="006265E1" w:rsidRPr="00080ED0" w:rsidRDefault="00000000" w:rsidP="00EA0F5C">
            <w:pPr>
              <w:rPr>
                <w:szCs w:val="20"/>
              </w:rPr>
            </w:pPr>
            <w:sdt>
              <w:sdtPr>
                <w:rPr>
                  <w:szCs w:val="20"/>
                </w:rPr>
                <w:id w:val="-962736937"/>
                <w:placeholder>
                  <w:docPart w:val="ECB8344AEDE74501B4DBF1EE0FE09EC7"/>
                </w:placeholder>
                <w:comboBox>
                  <w:listItem w:value="Choose an item."/>
                  <w:listItem w:displayText="LEVEL 1: Open to creative ideas/known risks, is pragmatic problem solver, makes improvements " w:value="LEVEL 1: Open to creative ideas/known risks, is pragmatic problem solver, makes improvements "/>
                  <w:listItem w:displayText="LEVEL 2: Offer new ideas/open to new approaches, demonstrate systemic/integrated thinking" w:value="LEVEL 2: Offer new ideas/open to new approaches, demonstrate systemic/integrated thinking"/>
                  <w:listItem w:displayText="LEVEL 3: Proactively mitigate potential risks, develop new ideas to solve complex problems " w:value="LEVEL 3: Proactively mitigate potential risks, develop new ideas to solve complex problems "/>
                  <w:listItem w:displayText="LEVEL 4: Easily navigate complexity, encourage/enable radical innovation, has foresight" w:value="LEVEL 4: Easily navigate complexity, encourage/enable radical innovation, has foresight"/>
                </w:comboBox>
              </w:sdtPr>
              <w:sdtContent>
                <w:r w:rsidR="00FB7FFE" w:rsidRPr="00080ED0">
                  <w:rPr>
                    <w:szCs w:val="20"/>
                  </w:rPr>
                  <w:t>LEVEL 2: Offer new ideas/open to new approaches, demonstrate systemic/integrated thinking</w:t>
                </w:r>
              </w:sdtContent>
            </w:sdt>
          </w:p>
        </w:tc>
      </w:tr>
      <w:tr w:rsidR="006265E1" w:rsidRPr="00080ED0" w14:paraId="0AA2CB55" w14:textId="77777777" w:rsidTr="00AC0BDF">
        <w:trPr>
          <w:trHeight w:val="353"/>
        </w:trPr>
        <w:tc>
          <w:tcPr>
            <w:tcW w:w="2407" w:type="dxa"/>
            <w:vAlign w:val="center"/>
          </w:tcPr>
          <w:p w14:paraId="34EC6ECD" w14:textId="77777777" w:rsidR="006265E1" w:rsidRPr="00080ED0" w:rsidRDefault="006265E1" w:rsidP="00EA0F5C">
            <w:pPr>
              <w:rPr>
                <w:b/>
              </w:rPr>
            </w:pPr>
            <w:r w:rsidRPr="00080ED0">
              <w:rPr>
                <w:b/>
              </w:rPr>
              <w:t>Learn Continuously</w:t>
            </w:r>
          </w:p>
          <w:p w14:paraId="6D636FE2" w14:textId="77777777" w:rsidR="006265E1" w:rsidRPr="00080ED0" w:rsidRDefault="006265E1" w:rsidP="00EA0F5C">
            <w:pPr>
              <w:rPr>
                <w:b/>
              </w:rPr>
            </w:pPr>
          </w:p>
        </w:tc>
        <w:tc>
          <w:tcPr>
            <w:tcW w:w="8393" w:type="dxa"/>
            <w:vAlign w:val="center"/>
          </w:tcPr>
          <w:p w14:paraId="1AC820E6" w14:textId="39068587" w:rsidR="006265E1" w:rsidRPr="00080ED0" w:rsidRDefault="00000000" w:rsidP="00EA0F5C">
            <w:pPr>
              <w:rPr>
                <w:szCs w:val="20"/>
              </w:rPr>
            </w:pPr>
            <w:sdt>
              <w:sdtPr>
                <w:rPr>
                  <w:szCs w:val="20"/>
                </w:rPr>
                <w:id w:val="874962549"/>
                <w:placeholder>
                  <w:docPart w:val="AF8303E5477B4DED94192B2C4FB6D3D2"/>
                </w:placeholder>
                <w:comboBox>
                  <w:listItem w:value="Choose an item."/>
                  <w:listItem w:displayText="LEVEL 1: Open minded and curious, shares knowledge, learns from mistakes, asks for feedback" w:value="LEVEL 1: Open minded and curious, shares knowledge, learns from mistakes, asks for feedback"/>
                  <w:listItem w:displayText="LEVEL 2: Go outside comfort zone, learn from others and support their learning" w:value="LEVEL 2: Go outside comfort zone, learn from others and support their learning"/>
                  <w:listItem w:displayText="LEVEL 3: Create and act on opportunities to expand horizons, diversify experiences" w:value="LEVEL 3: Create and act on opportunities to expand horizons, diversify experiences"/>
                  <w:listItem w:displayText="LEVEL 4: Create systems and processes that enable learning and development for all" w:value="LEVEL 4: Create systems and processes that enable learning and development for all"/>
                </w:comboBox>
              </w:sdtPr>
              <w:sdtContent>
                <w:r w:rsidR="00FB7FFE" w:rsidRPr="00080ED0">
                  <w:rPr>
                    <w:szCs w:val="20"/>
                  </w:rPr>
                  <w:t>LEVEL 2: Go outside comfort zone, learn from others and support their learning</w:t>
                </w:r>
              </w:sdtContent>
            </w:sdt>
          </w:p>
        </w:tc>
      </w:tr>
      <w:tr w:rsidR="006265E1" w:rsidRPr="00080ED0" w14:paraId="0E6FA5B5" w14:textId="77777777" w:rsidTr="00AC0BDF">
        <w:trPr>
          <w:trHeight w:val="353"/>
        </w:trPr>
        <w:tc>
          <w:tcPr>
            <w:tcW w:w="2407" w:type="dxa"/>
            <w:vAlign w:val="center"/>
          </w:tcPr>
          <w:p w14:paraId="225F4310" w14:textId="77777777" w:rsidR="006265E1" w:rsidRPr="00080ED0" w:rsidRDefault="006265E1" w:rsidP="00EA0F5C">
            <w:pPr>
              <w:rPr>
                <w:b/>
              </w:rPr>
            </w:pPr>
            <w:r w:rsidRPr="00080ED0">
              <w:rPr>
                <w:b/>
              </w:rPr>
              <w:t xml:space="preserve">Adapt with Agility </w:t>
            </w:r>
          </w:p>
          <w:p w14:paraId="3B9C85B8" w14:textId="77777777" w:rsidR="006265E1" w:rsidRPr="00080ED0" w:rsidRDefault="006265E1" w:rsidP="00EA0F5C">
            <w:pPr>
              <w:rPr>
                <w:b/>
              </w:rPr>
            </w:pPr>
          </w:p>
        </w:tc>
        <w:tc>
          <w:tcPr>
            <w:tcW w:w="8393" w:type="dxa"/>
            <w:vAlign w:val="center"/>
          </w:tcPr>
          <w:p w14:paraId="7EC2B390" w14:textId="2FB409B3" w:rsidR="006265E1" w:rsidRPr="00080ED0" w:rsidRDefault="00000000" w:rsidP="00EA0F5C">
            <w:pPr>
              <w:rPr>
                <w:szCs w:val="20"/>
              </w:rPr>
            </w:pPr>
            <w:sdt>
              <w:sdtPr>
                <w:rPr>
                  <w:szCs w:val="20"/>
                </w:rPr>
                <w:id w:val="-1616047935"/>
                <w:placeholder>
                  <w:docPart w:val="4B2033EFDEB54C41BEA79676DEDE9EC2"/>
                </w:placeholder>
                <w:comboBox>
                  <w:listItem w:value="Choose an item."/>
                  <w:listItem w:displayText="LEVEL 1: Adapts to change, constructively handles ambiguity/uncertainty, is flexible " w:value="LEVEL 1: Adapts to change, constructively handles ambiguity/uncertainty, is flexible "/>
                  <w:listItem w:displayText="LEVEL 2: Adapt processes/approaches to new situations, involve others in change process" w:value="LEVEL 2: Adapt processes/approaches to new situations, involve others in change process"/>
                  <w:listItem w:displayText="LEVEL 3: Proactively initiate and champion change, manage multiple competing demands " w:value="LEVEL 3: Proactively initiate and champion change, manage multiple competing demands "/>
                  <w:listItem w:displayText="LEVEL 4: Proactively initiate/lead organizational change, champion new systems/processes" w:value="LEVEL 4: Proactively initiate/lead organizational change, champion new systems/processes"/>
                </w:comboBox>
              </w:sdtPr>
              <w:sdtContent>
                <w:r w:rsidR="00FB7FFE" w:rsidRPr="00080ED0">
                  <w:rPr>
                    <w:szCs w:val="20"/>
                  </w:rPr>
                  <w:t>LEVEL 2: Adapt processes/approaches to new situations, involve others in change process</w:t>
                </w:r>
              </w:sdtContent>
            </w:sdt>
          </w:p>
        </w:tc>
      </w:tr>
      <w:tr w:rsidR="006265E1" w:rsidRPr="00080ED0" w14:paraId="5C776ACB" w14:textId="77777777" w:rsidTr="00AC0BDF">
        <w:trPr>
          <w:trHeight w:val="353"/>
        </w:trPr>
        <w:tc>
          <w:tcPr>
            <w:tcW w:w="2407" w:type="dxa"/>
            <w:vAlign w:val="center"/>
          </w:tcPr>
          <w:p w14:paraId="6C34D71C" w14:textId="77777777" w:rsidR="006265E1" w:rsidRPr="00080ED0" w:rsidRDefault="006265E1" w:rsidP="00EA0F5C">
            <w:pPr>
              <w:rPr>
                <w:b/>
              </w:rPr>
            </w:pPr>
            <w:r w:rsidRPr="00080ED0">
              <w:rPr>
                <w:b/>
              </w:rPr>
              <w:t xml:space="preserve">Act with Determination </w:t>
            </w:r>
          </w:p>
        </w:tc>
        <w:tc>
          <w:tcPr>
            <w:tcW w:w="8393" w:type="dxa"/>
            <w:vAlign w:val="center"/>
          </w:tcPr>
          <w:p w14:paraId="422D3C84" w14:textId="6EAD2B05" w:rsidR="006265E1" w:rsidRPr="00080ED0" w:rsidRDefault="00000000" w:rsidP="00EA0F5C">
            <w:pPr>
              <w:rPr>
                <w:szCs w:val="20"/>
              </w:rPr>
            </w:pPr>
            <w:sdt>
              <w:sdtPr>
                <w:rPr>
                  <w:szCs w:val="20"/>
                </w:rPr>
                <w:id w:val="-323827190"/>
                <w:placeholder>
                  <w:docPart w:val="48C3F154CBC14106B0D6D29179905E8A"/>
                </w:placeholder>
                <w:comboBox>
                  <w:listItem w:value="Choose an item."/>
                  <w:listItem w:displayText="LEVEL 1: Shows drive and motivation, able to deliver calmly in face of adversity, confident" w:value="LEVEL 1: Shows drive and motivation, able to deliver calmly in face of adversity, confident"/>
                  <w:listItem w:displayText="LEVEL 2: Able to persevere and deal with multiple sources of pressure simultaneously" w:value="LEVEL 2: Able to persevere and deal with multiple sources of pressure simultaneously"/>
                  <w:listItem w:displayText="LEVEL 3: Think beyond immediate task/barriers and take action to achieve greater results" w:value="LEVEL 3: Think beyond immediate task/barriers and take action to achieve greater results"/>
                  <w:listItem w:displayText="LEVEL 4: Able to make difficult decisions in challenging situations, inspire confidence" w:value="LEVEL 4: Able to make difficult decisions in challenging situations, inspire confidence"/>
                </w:comboBox>
              </w:sdtPr>
              <w:sdtContent>
                <w:r w:rsidR="00FB7FFE" w:rsidRPr="00080ED0">
                  <w:rPr>
                    <w:szCs w:val="20"/>
                  </w:rPr>
                  <w:t>LEVEL 2: Able to persevere and deal with multiple sources of pressure simultaneously</w:t>
                </w:r>
              </w:sdtContent>
            </w:sdt>
          </w:p>
        </w:tc>
      </w:tr>
      <w:tr w:rsidR="006265E1" w:rsidRPr="00080ED0" w14:paraId="48C2D78A" w14:textId="77777777" w:rsidTr="00AC0BDF">
        <w:trPr>
          <w:trHeight w:val="353"/>
        </w:trPr>
        <w:tc>
          <w:tcPr>
            <w:tcW w:w="2407" w:type="dxa"/>
            <w:vAlign w:val="center"/>
          </w:tcPr>
          <w:p w14:paraId="6C48DB97" w14:textId="77777777" w:rsidR="006265E1" w:rsidRPr="00080ED0" w:rsidRDefault="006265E1" w:rsidP="00EA0F5C">
            <w:pPr>
              <w:rPr>
                <w:b/>
              </w:rPr>
            </w:pPr>
            <w:r w:rsidRPr="00080ED0">
              <w:rPr>
                <w:b/>
              </w:rPr>
              <w:t>Engage and Partner</w:t>
            </w:r>
          </w:p>
          <w:p w14:paraId="421D14A2" w14:textId="77777777" w:rsidR="006265E1" w:rsidRPr="00080ED0" w:rsidRDefault="006265E1" w:rsidP="00EA0F5C">
            <w:pPr>
              <w:rPr>
                <w:b/>
              </w:rPr>
            </w:pPr>
          </w:p>
        </w:tc>
        <w:tc>
          <w:tcPr>
            <w:tcW w:w="8393" w:type="dxa"/>
            <w:vAlign w:val="center"/>
          </w:tcPr>
          <w:p w14:paraId="70AD7087" w14:textId="4D1136D6" w:rsidR="006265E1" w:rsidRPr="00080ED0" w:rsidRDefault="00000000" w:rsidP="00EA0F5C">
            <w:pPr>
              <w:rPr>
                <w:szCs w:val="20"/>
              </w:rPr>
            </w:pPr>
            <w:sdt>
              <w:sdtPr>
                <w:rPr>
                  <w:szCs w:val="20"/>
                </w:rPr>
                <w:id w:val="987061429"/>
                <w:placeholder>
                  <w:docPart w:val="8C9997364EB844E4AB021DACC4AF096C"/>
                </w:placeholder>
                <w:comboBox>
                  <w:listItem w:value="Choose an item."/>
                  <w:listItem w:displayText="LEVEL 1: Demonstrates compassion/understanding towards others, forms positive relationships" w:value="LEVEL 1: Demonstrates compassion/understanding towards others, forms positive relationships"/>
                  <w:listItem w:displayText="LEVEL 2: Is facilitator/integrator, bring people together, build/maintain coalitions/partnerships" w:value="LEVEL 2: Is facilitator/integrator, bring people together, build/maintain coalitions/partnerships"/>
                  <w:listItem w:displayText="LEVEL 3: Political savvy, navigate complex landscape, champion inter-agency collaboration" w:value="LEVEL 3: Political savvy, navigate complex landscape, champion inter-agency collaboration"/>
                  <w:listItem w:displayText="LEVEL 4: Construct strategic multi-partner alliances in high stake situations, foster co-creation " w:value="LEVEL 4: Construct strategic multi-partner alliances in high stake situations, foster co-creation "/>
                </w:comboBox>
              </w:sdtPr>
              <w:sdtContent>
                <w:r w:rsidR="00FB7FFE" w:rsidRPr="00080ED0">
                  <w:rPr>
                    <w:szCs w:val="20"/>
                  </w:rPr>
                  <w:t>LEVEL 2: Is facilitator/integrator, bring people together, build/maintain coalitions/partnerships</w:t>
                </w:r>
              </w:sdtContent>
            </w:sdt>
          </w:p>
        </w:tc>
      </w:tr>
      <w:tr w:rsidR="006265E1" w:rsidRPr="00080ED0" w14:paraId="144533D4" w14:textId="77777777" w:rsidTr="00AC0BDF">
        <w:trPr>
          <w:trHeight w:val="353"/>
        </w:trPr>
        <w:tc>
          <w:tcPr>
            <w:tcW w:w="2407" w:type="dxa"/>
            <w:vAlign w:val="center"/>
          </w:tcPr>
          <w:p w14:paraId="75D3A391" w14:textId="77777777" w:rsidR="006265E1" w:rsidRPr="00080ED0" w:rsidRDefault="006265E1" w:rsidP="00EA0F5C">
            <w:pPr>
              <w:rPr>
                <w:b/>
              </w:rPr>
            </w:pPr>
            <w:r w:rsidRPr="00080ED0">
              <w:rPr>
                <w:b/>
              </w:rPr>
              <w:t>Enable Diversity and Inclusion</w:t>
            </w:r>
          </w:p>
          <w:p w14:paraId="5336FB18" w14:textId="77777777" w:rsidR="006265E1" w:rsidRPr="00080ED0" w:rsidRDefault="006265E1" w:rsidP="00EA0F5C">
            <w:pPr>
              <w:rPr>
                <w:b/>
              </w:rPr>
            </w:pPr>
          </w:p>
        </w:tc>
        <w:tc>
          <w:tcPr>
            <w:tcW w:w="8393" w:type="dxa"/>
            <w:vAlign w:val="center"/>
          </w:tcPr>
          <w:p w14:paraId="7F4BA6A6" w14:textId="27BD7F09" w:rsidR="006265E1" w:rsidRPr="00080ED0" w:rsidRDefault="00000000" w:rsidP="00EA0F5C">
            <w:pPr>
              <w:rPr>
                <w:szCs w:val="20"/>
              </w:rPr>
            </w:pPr>
            <w:sdt>
              <w:sdtPr>
                <w:rPr>
                  <w:szCs w:val="20"/>
                </w:rPr>
                <w:id w:val="1180706811"/>
                <w:placeholder>
                  <w:docPart w:val="B6B55693B786484BBE1A12944284F38A"/>
                </w:placeholder>
                <w:comboBox>
                  <w:listItem w:value="Choose an item."/>
                  <w:listItem w:displayText="LEVEL 1: Appreciate/respect differences, aware of unconscious bias, confront discrimination " w:value="LEVEL 1: Appreciate/respect differences, aware of unconscious bias, confront discrimination "/>
                  <w:listItem w:displayText="LEVEL 2: Facilitate conversations to bridge differences, considers in decision making " w:value="LEVEL 2: Facilitate conversations to bridge differences, considers in decision making "/>
                  <w:listItem w:displayText="LEVEL 3: Appreciate benefits of diverse workforce and champion inclusivity" w:value="LEVEL 3: Appreciate benefits of diverse workforce and champion inclusivity"/>
                  <w:listItem w:displayText="LEVEL 4: Create ethical culture,  identify/address barriers to inclusion " w:value="LEVEL 4: Create ethical culture,  identify/address barriers to inclusion "/>
                </w:comboBox>
              </w:sdtPr>
              <w:sdtContent>
                <w:r w:rsidR="00FB7FFE" w:rsidRPr="00080ED0">
                  <w:rPr>
                    <w:szCs w:val="20"/>
                  </w:rPr>
                  <w:t xml:space="preserve">LEVEL 2: Facilitate conversations to bridge differences, considers in decision making </w:t>
                </w:r>
              </w:sdtContent>
            </w:sdt>
          </w:p>
        </w:tc>
      </w:tr>
      <w:tr w:rsidR="006265E1" w:rsidRPr="00080ED0" w14:paraId="1C10F82C" w14:textId="77777777" w:rsidTr="00AC0BDF">
        <w:trPr>
          <w:trHeight w:val="3932"/>
        </w:trPr>
        <w:tc>
          <w:tcPr>
            <w:tcW w:w="10800" w:type="dxa"/>
            <w:gridSpan w:val="2"/>
            <w:vAlign w:val="center"/>
          </w:tcPr>
          <w:p w14:paraId="260728ED" w14:textId="0C3731F4" w:rsidR="006265E1" w:rsidRPr="00080ED0" w:rsidRDefault="006265E1" w:rsidP="00EA0F5C">
            <w:pPr>
              <w:rPr>
                <w:b/>
                <w:i/>
                <w:sz w:val="22"/>
                <w:szCs w:val="22"/>
              </w:rPr>
            </w:pPr>
            <w:r w:rsidRPr="00080ED0">
              <w:rPr>
                <w:b/>
                <w:i/>
                <w:sz w:val="22"/>
                <w:szCs w:val="22"/>
              </w:rPr>
              <w:lastRenderedPageBreak/>
              <w:t>People Management (Insert</w:t>
            </w:r>
            <w:r w:rsidR="000F7DAF" w:rsidRPr="00080ED0">
              <w:rPr>
                <w:b/>
                <w:i/>
                <w:sz w:val="22"/>
                <w:szCs w:val="22"/>
              </w:rPr>
              <w:t xml:space="preserve"> below standard sentence</w:t>
            </w:r>
            <w:r w:rsidRPr="00080ED0">
              <w:rPr>
                <w:b/>
                <w:i/>
                <w:sz w:val="22"/>
                <w:szCs w:val="22"/>
              </w:rPr>
              <w:t xml:space="preserve"> if the position has direct reports</w:t>
            </w:r>
            <w:r w:rsidR="00AB4E2A" w:rsidRPr="00080ED0">
              <w:rPr>
                <w:b/>
                <w:i/>
                <w:sz w:val="22"/>
                <w:szCs w:val="22"/>
              </w:rPr>
              <w:t>.</w:t>
            </w:r>
            <w:r w:rsidRPr="00080ED0">
              <w:rPr>
                <w:b/>
                <w:i/>
                <w:sz w:val="22"/>
                <w:szCs w:val="22"/>
              </w:rPr>
              <w:t>)</w:t>
            </w:r>
          </w:p>
          <w:p w14:paraId="3C8413D0" w14:textId="31F8F8EA" w:rsidR="00310C8F" w:rsidRPr="00080ED0" w:rsidRDefault="00310C8F" w:rsidP="00EA0F5C">
            <w:pPr>
              <w:rPr>
                <w:b/>
                <w:i/>
                <w:sz w:val="22"/>
                <w:szCs w:val="22"/>
              </w:rPr>
            </w:pPr>
          </w:p>
          <w:p w14:paraId="14ECA416" w14:textId="50E87DFC" w:rsidR="00AF698B" w:rsidRPr="00080ED0" w:rsidRDefault="000F0F7B" w:rsidP="00EA0F5C">
            <w:pPr>
              <w:rPr>
                <w:bCs/>
                <w:iCs/>
                <w:sz w:val="22"/>
                <w:szCs w:val="22"/>
              </w:rPr>
            </w:pPr>
            <w:r w:rsidRPr="00080ED0">
              <w:rPr>
                <w:bCs/>
                <w:iCs/>
                <w:sz w:val="22"/>
                <w:szCs w:val="22"/>
              </w:rPr>
              <w:t>UNDP People Management Competencies can be found</w:t>
            </w:r>
            <w:r w:rsidR="00B23B17" w:rsidRPr="00080ED0">
              <w:rPr>
                <w:bCs/>
                <w:iCs/>
                <w:sz w:val="22"/>
                <w:szCs w:val="22"/>
              </w:rPr>
              <w:t xml:space="preserve"> in</w:t>
            </w:r>
            <w:r w:rsidR="00681403" w:rsidRPr="00080ED0">
              <w:rPr>
                <w:bCs/>
                <w:iCs/>
                <w:sz w:val="22"/>
                <w:szCs w:val="22"/>
              </w:rPr>
              <w:t xml:space="preserve"> the dedicated</w:t>
            </w:r>
            <w:r w:rsidR="00B23B17" w:rsidRPr="00080ED0">
              <w:rPr>
                <w:bCs/>
                <w:iCs/>
                <w:sz w:val="22"/>
                <w:szCs w:val="22"/>
              </w:rPr>
              <w:t xml:space="preserve"> </w:t>
            </w:r>
            <w:hyperlink r:id="rId11" w:history="1">
              <w:r w:rsidR="00681403" w:rsidRPr="00080ED0">
                <w:rPr>
                  <w:rStyle w:val="Hyperlink"/>
                  <w:bCs/>
                  <w:iCs/>
                  <w:sz w:val="22"/>
                  <w:szCs w:val="22"/>
                </w:rPr>
                <w:t>site</w:t>
              </w:r>
            </w:hyperlink>
            <w:r w:rsidRPr="00080ED0">
              <w:rPr>
                <w:bCs/>
                <w:iCs/>
                <w:sz w:val="22"/>
                <w:szCs w:val="22"/>
              </w:rPr>
              <w:t xml:space="preserve">. </w:t>
            </w:r>
          </w:p>
          <w:p w14:paraId="6138D1D6" w14:textId="77777777" w:rsidR="00AB4E2A" w:rsidRPr="00080ED0" w:rsidRDefault="00AB4E2A" w:rsidP="00EA0F5C">
            <w:pPr>
              <w:rPr>
                <w:b/>
                <w:i/>
                <w:sz w:val="22"/>
                <w:szCs w:val="22"/>
              </w:rPr>
            </w:pPr>
          </w:p>
          <w:p w14:paraId="72F80D6B" w14:textId="77777777" w:rsidR="006265E1" w:rsidRPr="00080ED0" w:rsidRDefault="006265E1" w:rsidP="00EA0F5C">
            <w:pPr>
              <w:rPr>
                <w:b/>
                <w:i/>
                <w:sz w:val="22"/>
                <w:szCs w:val="22"/>
              </w:rPr>
            </w:pPr>
            <w:r w:rsidRPr="00080ED0">
              <w:rPr>
                <w:b/>
                <w:i/>
                <w:sz w:val="22"/>
                <w:szCs w:val="22"/>
              </w:rPr>
              <w:t xml:space="preserve">Cross-Functional &amp; Technical competencies (insert up to 7 competencies) </w:t>
            </w:r>
          </w:p>
          <w:tbl>
            <w:tblPr>
              <w:tblStyle w:val="TableGrid"/>
              <w:tblW w:w="0" w:type="auto"/>
              <w:tblLook w:val="04A0" w:firstRow="1" w:lastRow="0" w:firstColumn="1" w:lastColumn="0" w:noHBand="0" w:noVBand="1"/>
            </w:tblPr>
            <w:tblGrid>
              <w:gridCol w:w="2290"/>
              <w:gridCol w:w="1710"/>
              <w:gridCol w:w="6574"/>
            </w:tblGrid>
            <w:tr w:rsidR="006265E1" w:rsidRPr="00080ED0" w14:paraId="646354C3" w14:textId="77777777" w:rsidTr="00EA0F5C">
              <w:tc>
                <w:tcPr>
                  <w:tcW w:w="2290" w:type="dxa"/>
                </w:tcPr>
                <w:p w14:paraId="3127AF31" w14:textId="77777777" w:rsidR="006265E1" w:rsidRPr="00080ED0" w:rsidRDefault="006265E1" w:rsidP="00EA0F5C">
                  <w:pPr>
                    <w:rPr>
                      <w:b/>
                      <w:i/>
                      <w:sz w:val="22"/>
                      <w:szCs w:val="22"/>
                    </w:rPr>
                  </w:pPr>
                  <w:r w:rsidRPr="00080ED0">
                    <w:rPr>
                      <w:b/>
                      <w:i/>
                      <w:sz w:val="22"/>
                      <w:szCs w:val="22"/>
                    </w:rPr>
                    <w:t>Thematic Area</w:t>
                  </w:r>
                </w:p>
              </w:tc>
              <w:tc>
                <w:tcPr>
                  <w:tcW w:w="1710" w:type="dxa"/>
                </w:tcPr>
                <w:p w14:paraId="5A78C53D" w14:textId="77777777" w:rsidR="006265E1" w:rsidRPr="00080ED0" w:rsidRDefault="006265E1" w:rsidP="00EA0F5C">
                  <w:pPr>
                    <w:rPr>
                      <w:b/>
                      <w:i/>
                      <w:sz w:val="22"/>
                      <w:szCs w:val="22"/>
                    </w:rPr>
                  </w:pPr>
                  <w:r w:rsidRPr="00080ED0">
                    <w:rPr>
                      <w:b/>
                      <w:i/>
                      <w:sz w:val="22"/>
                      <w:szCs w:val="22"/>
                    </w:rPr>
                    <w:t>Name</w:t>
                  </w:r>
                </w:p>
              </w:tc>
              <w:tc>
                <w:tcPr>
                  <w:tcW w:w="6574" w:type="dxa"/>
                </w:tcPr>
                <w:p w14:paraId="66339837" w14:textId="77777777" w:rsidR="006265E1" w:rsidRPr="00080ED0" w:rsidRDefault="006265E1" w:rsidP="00EA0F5C">
                  <w:pPr>
                    <w:rPr>
                      <w:b/>
                      <w:i/>
                      <w:sz w:val="22"/>
                      <w:szCs w:val="22"/>
                    </w:rPr>
                  </w:pPr>
                  <w:r w:rsidRPr="00080ED0">
                    <w:rPr>
                      <w:b/>
                      <w:i/>
                      <w:sz w:val="22"/>
                      <w:szCs w:val="22"/>
                    </w:rPr>
                    <w:t>Definition</w:t>
                  </w:r>
                </w:p>
              </w:tc>
            </w:tr>
            <w:tr w:rsidR="001F3DC1" w:rsidRPr="00080ED0" w14:paraId="2459DBFA" w14:textId="77777777" w:rsidTr="00EA0F5C">
              <w:trPr>
                <w:ins w:id="7" w:author="Edwine Carrie" w:date="2026-02-09T12:54:00Z"/>
              </w:trPr>
              <w:tc>
                <w:tcPr>
                  <w:tcW w:w="2290" w:type="dxa"/>
                </w:tcPr>
                <w:p w14:paraId="4F08B729" w14:textId="37BEBD58" w:rsidR="001F3DC1" w:rsidRPr="00080ED0" w:rsidRDefault="001F3DC1" w:rsidP="00981E3E">
                  <w:pPr>
                    <w:rPr>
                      <w:ins w:id="8" w:author="Edwine Carrie" w:date="2026-02-09T12:54:00Z" w16du:dateUtc="2026-02-09T04:54:00Z"/>
                      <w:b/>
                    </w:rPr>
                  </w:pPr>
                  <w:ins w:id="9" w:author="Edwine Carrie" w:date="2026-02-09T12:54:00Z" w16du:dateUtc="2026-02-09T04:54:00Z">
                    <w:r>
                      <w:rPr>
                        <w:b/>
                      </w:rPr>
                      <w:t>Technical</w:t>
                    </w:r>
                  </w:ins>
                </w:p>
              </w:tc>
              <w:tc>
                <w:tcPr>
                  <w:tcW w:w="1710" w:type="dxa"/>
                </w:tcPr>
                <w:p w14:paraId="1C6789D8" w14:textId="7CDA0E23" w:rsidR="001F3DC1" w:rsidRPr="00080ED0" w:rsidRDefault="00B21F88" w:rsidP="00EA0F5C">
                  <w:pPr>
                    <w:rPr>
                      <w:ins w:id="10" w:author="Edwine Carrie" w:date="2026-02-09T12:54:00Z" w16du:dateUtc="2026-02-09T04:54:00Z"/>
                      <w:b/>
                      <w:i/>
                      <w:sz w:val="22"/>
                      <w:szCs w:val="22"/>
                    </w:rPr>
                  </w:pPr>
                  <w:ins w:id="11" w:author="Edwine Carrie" w:date="2026-02-09T13:06:00Z" w16du:dateUtc="2026-02-09T05:06:00Z">
                    <w:r>
                      <w:rPr>
                        <w:b/>
                        <w:i/>
                        <w:sz w:val="22"/>
                        <w:szCs w:val="22"/>
                      </w:rPr>
                      <w:t>Governance</w:t>
                    </w:r>
                  </w:ins>
                </w:p>
              </w:tc>
              <w:tc>
                <w:tcPr>
                  <w:tcW w:w="6574" w:type="dxa"/>
                </w:tcPr>
                <w:p w14:paraId="4B1FF72A" w14:textId="1FF03647" w:rsidR="001F3DC1" w:rsidRPr="00080ED0" w:rsidRDefault="00230124" w:rsidP="00EA0F5C">
                  <w:pPr>
                    <w:rPr>
                      <w:ins w:id="12" w:author="Edwine Carrie" w:date="2026-02-09T12:54:00Z" w16du:dateUtc="2026-02-09T04:54:00Z"/>
                      <w:i/>
                      <w:iCs/>
                    </w:rPr>
                  </w:pPr>
                  <w:ins w:id="13" w:author="Edwine Carrie" w:date="2026-02-09T13:35:00Z">
                    <w:r w:rsidRPr="00230124">
                      <w:rPr>
                        <w:i/>
                        <w:iCs/>
                      </w:rPr>
                      <w:t>Local Governance</w:t>
                    </w:r>
                  </w:ins>
                </w:p>
              </w:tc>
            </w:tr>
            <w:tr w:rsidR="006265E1" w:rsidRPr="00080ED0" w14:paraId="533D7D7F" w14:textId="77777777" w:rsidTr="00EA0F5C">
              <w:tc>
                <w:tcPr>
                  <w:tcW w:w="2290" w:type="dxa"/>
                </w:tcPr>
                <w:p w14:paraId="21CECA56" w14:textId="6B1AAE4A" w:rsidR="00981E3E" w:rsidRPr="00080ED0" w:rsidRDefault="00981E3E" w:rsidP="00981E3E">
                  <w:pPr>
                    <w:rPr>
                      <w:b/>
                    </w:rPr>
                  </w:pPr>
                  <w:r w:rsidRPr="00080ED0">
                    <w:rPr>
                      <w:b/>
                    </w:rPr>
                    <w:t>Functional</w:t>
                  </w:r>
                </w:p>
                <w:p w14:paraId="51B7B46D" w14:textId="0461CEA2" w:rsidR="006265E1" w:rsidRPr="00080ED0" w:rsidRDefault="006265E1" w:rsidP="00EA0F5C">
                  <w:pPr>
                    <w:rPr>
                      <w:b/>
                      <w:i/>
                      <w:sz w:val="22"/>
                      <w:szCs w:val="22"/>
                    </w:rPr>
                  </w:pPr>
                </w:p>
              </w:tc>
              <w:tc>
                <w:tcPr>
                  <w:tcW w:w="1710" w:type="dxa"/>
                </w:tcPr>
                <w:p w14:paraId="271DB18A" w14:textId="77B30903" w:rsidR="006265E1" w:rsidRPr="00080ED0" w:rsidRDefault="008D4173" w:rsidP="00EA0F5C">
                  <w:pPr>
                    <w:rPr>
                      <w:b/>
                      <w:i/>
                      <w:sz w:val="22"/>
                      <w:szCs w:val="22"/>
                    </w:rPr>
                  </w:pPr>
                  <w:r w:rsidRPr="00080ED0">
                    <w:rPr>
                      <w:b/>
                      <w:i/>
                      <w:sz w:val="22"/>
                      <w:szCs w:val="22"/>
                    </w:rPr>
                    <w:t xml:space="preserve">Result-based management </w:t>
                  </w:r>
                </w:p>
                <w:p w14:paraId="0F918F8B" w14:textId="44EBDA2C" w:rsidR="00981E3E" w:rsidRPr="00080ED0" w:rsidRDefault="00981E3E" w:rsidP="00EA0F5C">
                  <w:pPr>
                    <w:rPr>
                      <w:b/>
                      <w:i/>
                      <w:sz w:val="22"/>
                      <w:szCs w:val="22"/>
                    </w:rPr>
                  </w:pPr>
                </w:p>
              </w:tc>
              <w:tc>
                <w:tcPr>
                  <w:tcW w:w="6574" w:type="dxa"/>
                </w:tcPr>
                <w:p w14:paraId="5E3C8815" w14:textId="00D46860" w:rsidR="006265E1" w:rsidRPr="00080ED0" w:rsidRDefault="00981E3E" w:rsidP="00EA0F5C">
                  <w:pPr>
                    <w:rPr>
                      <w:b/>
                      <w:i/>
                      <w:sz w:val="22"/>
                      <w:szCs w:val="22"/>
                    </w:rPr>
                  </w:pPr>
                  <w:r w:rsidRPr="00080ED0">
                    <w:rPr>
                      <w:i/>
                      <w:iCs/>
                    </w:rPr>
                    <w:t xml:space="preserve">Ability to </w:t>
                  </w:r>
                  <w:r w:rsidR="009B24E9" w:rsidRPr="00080ED0">
                    <w:rPr>
                      <w:i/>
                      <w:iCs/>
                    </w:rPr>
                    <w:t xml:space="preserve">manage </w:t>
                  </w:r>
                  <w:proofErr w:type="spellStart"/>
                  <w:r w:rsidR="009B24E9" w:rsidRPr="00080ED0">
                    <w:rPr>
                      <w:i/>
                      <w:iCs/>
                    </w:rPr>
                    <w:t>programmes</w:t>
                  </w:r>
                  <w:proofErr w:type="spellEnd"/>
                  <w:r w:rsidR="009B24E9" w:rsidRPr="00080ED0">
                    <w:rPr>
                      <w:i/>
                      <w:iCs/>
                    </w:rPr>
                    <w:t xml:space="preserve"> and projects with a focus at improved </w:t>
                  </w:r>
                  <w:r w:rsidR="00D64FC8" w:rsidRPr="00080ED0">
                    <w:rPr>
                      <w:i/>
                      <w:iCs/>
                    </w:rPr>
                    <w:t>performance and demonstrable results</w:t>
                  </w:r>
                </w:p>
              </w:tc>
            </w:tr>
            <w:tr w:rsidR="006265E1" w:rsidRPr="00080ED0" w14:paraId="51D14605" w14:textId="77777777" w:rsidTr="00EA0F5C">
              <w:tc>
                <w:tcPr>
                  <w:tcW w:w="2290" w:type="dxa"/>
                </w:tcPr>
                <w:p w14:paraId="7904523E" w14:textId="2A64EE45" w:rsidR="006265E1" w:rsidRPr="00080ED0" w:rsidRDefault="00981E3E" w:rsidP="00EA0F5C">
                  <w:pPr>
                    <w:rPr>
                      <w:b/>
                      <w:i/>
                      <w:sz w:val="22"/>
                      <w:szCs w:val="22"/>
                    </w:rPr>
                  </w:pPr>
                  <w:r w:rsidRPr="00080ED0">
                    <w:rPr>
                      <w:b/>
                      <w:i/>
                      <w:sz w:val="22"/>
                      <w:szCs w:val="22"/>
                    </w:rPr>
                    <w:t>Functional</w:t>
                  </w:r>
                </w:p>
              </w:tc>
              <w:tc>
                <w:tcPr>
                  <w:tcW w:w="1710" w:type="dxa"/>
                </w:tcPr>
                <w:p w14:paraId="35D3FDF3" w14:textId="75A9502D" w:rsidR="006265E1" w:rsidRPr="00080ED0" w:rsidRDefault="00981E3E" w:rsidP="00EA0F5C">
                  <w:pPr>
                    <w:rPr>
                      <w:b/>
                      <w:i/>
                      <w:sz w:val="22"/>
                      <w:szCs w:val="22"/>
                    </w:rPr>
                  </w:pPr>
                  <w:r w:rsidRPr="00080ED0">
                    <w:rPr>
                      <w:b/>
                      <w:i/>
                      <w:sz w:val="22"/>
                      <w:szCs w:val="22"/>
                    </w:rPr>
                    <w:t>Project Management</w:t>
                  </w:r>
                </w:p>
              </w:tc>
              <w:tc>
                <w:tcPr>
                  <w:tcW w:w="6574" w:type="dxa"/>
                </w:tcPr>
                <w:p w14:paraId="20C21CA2" w14:textId="72E64FDC" w:rsidR="006265E1" w:rsidRPr="00080ED0" w:rsidRDefault="00981E3E" w:rsidP="00EA0F5C">
                  <w:pPr>
                    <w:rPr>
                      <w:b/>
                      <w:i/>
                      <w:sz w:val="22"/>
                      <w:szCs w:val="22"/>
                    </w:rPr>
                  </w:pPr>
                  <w:r w:rsidRPr="00080ED0">
                    <w:rPr>
                      <w:i/>
                    </w:rPr>
                    <w:t>Ability to plan, organize, and control resources, procedures and protocols to achieve specific goals</w:t>
                  </w:r>
                </w:p>
              </w:tc>
            </w:tr>
            <w:tr w:rsidR="006265E1" w:rsidRPr="00080ED0" w14:paraId="223F4B1B" w14:textId="77777777" w:rsidTr="00CD634C">
              <w:trPr>
                <w:trHeight w:val="692"/>
              </w:trPr>
              <w:tc>
                <w:tcPr>
                  <w:tcW w:w="2290" w:type="dxa"/>
                </w:tcPr>
                <w:p w14:paraId="36358E11" w14:textId="78C4A973" w:rsidR="006265E1" w:rsidRPr="00080ED0" w:rsidRDefault="00981E3E" w:rsidP="00EA0F5C">
                  <w:pPr>
                    <w:rPr>
                      <w:b/>
                      <w:i/>
                      <w:sz w:val="22"/>
                      <w:szCs w:val="22"/>
                    </w:rPr>
                  </w:pPr>
                  <w:r w:rsidRPr="00080ED0">
                    <w:rPr>
                      <w:b/>
                      <w:i/>
                      <w:sz w:val="22"/>
                      <w:szCs w:val="22"/>
                    </w:rPr>
                    <w:t>Functional</w:t>
                  </w:r>
                </w:p>
              </w:tc>
              <w:tc>
                <w:tcPr>
                  <w:tcW w:w="1710" w:type="dxa"/>
                </w:tcPr>
                <w:p w14:paraId="3F97F1AD" w14:textId="5AEBD7B5" w:rsidR="006265E1" w:rsidRPr="00080ED0" w:rsidRDefault="00AF0A92" w:rsidP="00B50DE5">
                  <w:pPr>
                    <w:rPr>
                      <w:b/>
                      <w:i/>
                      <w:sz w:val="22"/>
                      <w:szCs w:val="22"/>
                    </w:rPr>
                  </w:pPr>
                  <w:r w:rsidRPr="00080ED0">
                    <w:rPr>
                      <w:b/>
                      <w:i/>
                      <w:sz w:val="22"/>
                      <w:szCs w:val="22"/>
                    </w:rPr>
                    <w:t>Operations management</w:t>
                  </w:r>
                </w:p>
              </w:tc>
              <w:tc>
                <w:tcPr>
                  <w:tcW w:w="6574" w:type="dxa"/>
                </w:tcPr>
                <w:p w14:paraId="437E2BE1" w14:textId="77777777" w:rsidR="006265E1" w:rsidRPr="00080ED0" w:rsidRDefault="00AF0A92" w:rsidP="00CD634C">
                  <w:pPr>
                    <w:pStyle w:val="ListParagraph"/>
                    <w:numPr>
                      <w:ilvl w:val="0"/>
                      <w:numId w:val="25"/>
                    </w:numPr>
                    <w:rPr>
                      <w:rStyle w:val="Strong"/>
                      <w:b w:val="0"/>
                      <w:bCs w:val="0"/>
                    </w:rPr>
                  </w:pPr>
                  <w:r w:rsidRPr="00080ED0">
                    <w:rPr>
                      <w:rStyle w:val="Strong"/>
                      <w:b w:val="0"/>
                      <w:bCs w:val="0"/>
                    </w:rPr>
                    <w:t xml:space="preserve">Ability to </w:t>
                  </w:r>
                  <w:r w:rsidR="00B17552" w:rsidRPr="00080ED0">
                    <w:rPr>
                      <w:rStyle w:val="Strong"/>
                      <w:b w:val="0"/>
                      <w:bCs w:val="0"/>
                    </w:rPr>
                    <w:t xml:space="preserve">effectively plan, </w:t>
                  </w:r>
                  <w:r w:rsidR="000A447F" w:rsidRPr="00080ED0">
                    <w:rPr>
                      <w:rStyle w:val="Strong"/>
                      <w:b w:val="0"/>
                      <w:bCs w:val="0"/>
                    </w:rPr>
                    <w:t xml:space="preserve">organize, and oversee the organization’s business in </w:t>
                  </w:r>
                  <w:r w:rsidR="00CB5B84" w:rsidRPr="00080ED0">
                    <w:rPr>
                      <w:rStyle w:val="Strong"/>
                      <w:b w:val="0"/>
                      <w:bCs w:val="0"/>
                    </w:rPr>
                    <w:t xml:space="preserve">processes </w:t>
                  </w:r>
                  <w:proofErr w:type="gramStart"/>
                  <w:r w:rsidR="00CB5B84" w:rsidRPr="00080ED0">
                    <w:rPr>
                      <w:rStyle w:val="Strong"/>
                      <w:b w:val="0"/>
                      <w:bCs w:val="0"/>
                    </w:rPr>
                    <w:t>in order to</w:t>
                  </w:r>
                  <w:proofErr w:type="gramEnd"/>
                  <w:r w:rsidR="00CB5B84" w:rsidRPr="00080ED0">
                    <w:rPr>
                      <w:rStyle w:val="Strong"/>
                      <w:b w:val="0"/>
                      <w:bCs w:val="0"/>
                    </w:rPr>
                    <w:t xml:space="preserve"> convert its assets into the best results in the most efficient manner</w:t>
                  </w:r>
                </w:p>
                <w:p w14:paraId="431F48F9" w14:textId="1826172F" w:rsidR="00CD634C" w:rsidRPr="00080ED0" w:rsidRDefault="00CD634C" w:rsidP="00CD634C">
                  <w:pPr>
                    <w:pStyle w:val="ListParagraph"/>
                    <w:numPr>
                      <w:ilvl w:val="0"/>
                      <w:numId w:val="25"/>
                    </w:numPr>
                    <w:rPr>
                      <w:rStyle w:val="Strong"/>
                    </w:rPr>
                  </w:pPr>
                  <w:r w:rsidRPr="00080ED0">
                    <w:rPr>
                      <w:rStyle w:val="Strong"/>
                      <w:b w:val="0"/>
                      <w:bCs w:val="0"/>
                    </w:rPr>
                    <w:t>Knowledge on relevant concepts and mechanisms</w:t>
                  </w:r>
                </w:p>
              </w:tc>
            </w:tr>
            <w:tr w:rsidR="006265E1" w:rsidRPr="00080ED0" w14:paraId="23552F32" w14:textId="77777777" w:rsidTr="00EA0F5C">
              <w:tc>
                <w:tcPr>
                  <w:tcW w:w="2290" w:type="dxa"/>
                </w:tcPr>
                <w:p w14:paraId="71310BB2" w14:textId="66FA1623" w:rsidR="006265E1" w:rsidRPr="00080ED0" w:rsidRDefault="00981E3E" w:rsidP="00EA0F5C">
                  <w:pPr>
                    <w:rPr>
                      <w:b/>
                      <w:i/>
                      <w:sz w:val="22"/>
                      <w:szCs w:val="22"/>
                    </w:rPr>
                  </w:pPr>
                  <w:r w:rsidRPr="00080ED0">
                    <w:rPr>
                      <w:b/>
                      <w:i/>
                      <w:sz w:val="22"/>
                      <w:szCs w:val="22"/>
                    </w:rPr>
                    <w:t>Functional</w:t>
                  </w:r>
                </w:p>
              </w:tc>
              <w:tc>
                <w:tcPr>
                  <w:tcW w:w="1710" w:type="dxa"/>
                </w:tcPr>
                <w:p w14:paraId="019A910C" w14:textId="00DABB40" w:rsidR="006265E1" w:rsidRPr="00080ED0" w:rsidRDefault="00981E3E" w:rsidP="00EA0F5C">
                  <w:pPr>
                    <w:rPr>
                      <w:b/>
                      <w:i/>
                      <w:sz w:val="22"/>
                      <w:szCs w:val="22"/>
                    </w:rPr>
                  </w:pPr>
                  <w:r w:rsidRPr="00080ED0">
                    <w:rPr>
                      <w:b/>
                      <w:i/>
                      <w:sz w:val="22"/>
                      <w:szCs w:val="22"/>
                    </w:rPr>
                    <w:t>Knowledge Facilitation</w:t>
                  </w:r>
                </w:p>
              </w:tc>
              <w:tc>
                <w:tcPr>
                  <w:tcW w:w="6574" w:type="dxa"/>
                </w:tcPr>
                <w:p w14:paraId="21BB23B2" w14:textId="28BC9180" w:rsidR="006265E1" w:rsidRPr="00080ED0" w:rsidRDefault="00981E3E" w:rsidP="00EA0F5C">
                  <w:pPr>
                    <w:rPr>
                      <w:b/>
                      <w:i/>
                      <w:sz w:val="22"/>
                      <w:szCs w:val="22"/>
                    </w:rPr>
                  </w:pPr>
                  <w:r w:rsidRPr="00080ED0">
                    <w:rPr>
                      <w:i/>
                    </w:rPr>
                    <w:t>Ability to animate individuals and communities of contributors to participate and share</w:t>
                  </w:r>
                </w:p>
              </w:tc>
            </w:tr>
            <w:tr w:rsidR="006265E1" w:rsidRPr="00080ED0" w14:paraId="158BD3AA" w14:textId="77777777" w:rsidTr="00EA0F5C">
              <w:tc>
                <w:tcPr>
                  <w:tcW w:w="2290" w:type="dxa"/>
                </w:tcPr>
                <w:p w14:paraId="160053BE" w14:textId="38DEC0CE" w:rsidR="006265E1" w:rsidRPr="00080ED0" w:rsidRDefault="00981E3E" w:rsidP="00EA0F5C">
                  <w:pPr>
                    <w:rPr>
                      <w:b/>
                      <w:i/>
                      <w:sz w:val="22"/>
                      <w:szCs w:val="22"/>
                    </w:rPr>
                  </w:pPr>
                  <w:r w:rsidRPr="00080ED0">
                    <w:rPr>
                      <w:b/>
                      <w:i/>
                      <w:sz w:val="22"/>
                      <w:szCs w:val="22"/>
                    </w:rPr>
                    <w:t>Functional</w:t>
                  </w:r>
                </w:p>
              </w:tc>
              <w:tc>
                <w:tcPr>
                  <w:tcW w:w="1710" w:type="dxa"/>
                </w:tcPr>
                <w:p w14:paraId="25994F31" w14:textId="78BEA45F" w:rsidR="006265E1" w:rsidRPr="00080ED0" w:rsidRDefault="00FA4E71" w:rsidP="00EA0F5C">
                  <w:pPr>
                    <w:rPr>
                      <w:b/>
                      <w:i/>
                      <w:sz w:val="22"/>
                      <w:szCs w:val="22"/>
                    </w:rPr>
                  </w:pPr>
                  <w:r w:rsidRPr="00080ED0">
                    <w:rPr>
                      <w:b/>
                      <w:i/>
                      <w:sz w:val="22"/>
                      <w:szCs w:val="22"/>
                    </w:rPr>
                    <w:t>Partnerships management</w:t>
                  </w:r>
                </w:p>
              </w:tc>
              <w:tc>
                <w:tcPr>
                  <w:tcW w:w="6574" w:type="dxa"/>
                </w:tcPr>
                <w:p w14:paraId="057FDE9D" w14:textId="02B16BF0" w:rsidR="006265E1" w:rsidRPr="00080ED0" w:rsidRDefault="00FA4E71" w:rsidP="00EA0F5C">
                  <w:pPr>
                    <w:rPr>
                      <w:b/>
                      <w:i/>
                      <w:sz w:val="22"/>
                      <w:szCs w:val="22"/>
                    </w:rPr>
                  </w:pPr>
                  <w:r w:rsidRPr="00080ED0">
                    <w:rPr>
                      <w:i/>
                    </w:rPr>
                    <w:t xml:space="preserve">Ability to build and maintain </w:t>
                  </w:r>
                  <w:r w:rsidR="00436CC1" w:rsidRPr="00080ED0">
                    <w:rPr>
                      <w:i/>
                    </w:rPr>
                    <w:t xml:space="preserve">partnerships with wide </w:t>
                  </w:r>
                  <w:r w:rsidR="00BE74B5" w:rsidRPr="00080ED0">
                    <w:rPr>
                      <w:i/>
                    </w:rPr>
                    <w:t>networks of stakeholders, governments, civil society</w:t>
                  </w:r>
                  <w:r w:rsidR="00AC7263" w:rsidRPr="00080ED0">
                    <w:rPr>
                      <w:i/>
                    </w:rPr>
                    <w:t xml:space="preserve"> and private sectors, experts and others in lin</w:t>
                  </w:r>
                  <w:r w:rsidR="00D84B4C" w:rsidRPr="00080ED0">
                    <w:rPr>
                      <w:i/>
                    </w:rPr>
                    <w:t>e with UNDP strategy and policies.</w:t>
                  </w:r>
                </w:p>
              </w:tc>
            </w:tr>
          </w:tbl>
          <w:p w14:paraId="3DD7D4F1" w14:textId="77777777" w:rsidR="006265E1" w:rsidRPr="00080ED0" w:rsidRDefault="006265E1" w:rsidP="006265E1">
            <w:pPr>
              <w:rPr>
                <w:szCs w:val="20"/>
              </w:rPr>
            </w:pPr>
          </w:p>
        </w:tc>
      </w:tr>
    </w:tbl>
    <w:p w14:paraId="124007BD" w14:textId="02DE7FD4" w:rsidR="006265E1" w:rsidRPr="00080ED0" w:rsidRDefault="006265E1"/>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000" w:firstRow="0" w:lastRow="0" w:firstColumn="0" w:lastColumn="0" w:noHBand="0" w:noVBand="0"/>
      </w:tblPr>
      <w:tblGrid>
        <w:gridCol w:w="10682"/>
      </w:tblGrid>
      <w:tr w:rsidR="00E81D79" w:rsidRPr="00080ED0" w14:paraId="49FC78DA" w14:textId="77777777" w:rsidTr="3E893B17">
        <w:tc>
          <w:tcPr>
            <w:tcW w:w="10800" w:type="dxa"/>
            <w:shd w:val="clear" w:color="auto" w:fill="E0E0E0"/>
          </w:tcPr>
          <w:p w14:paraId="7B2EB5AC" w14:textId="5F1A9118" w:rsidR="00E81D79" w:rsidRPr="00080ED0" w:rsidRDefault="002141D4" w:rsidP="00281B30">
            <w:pPr>
              <w:spacing w:before="40" w:after="40"/>
              <w:rPr>
                <w:b/>
                <w:bCs/>
                <w:sz w:val="24"/>
              </w:rPr>
            </w:pPr>
            <w:r w:rsidRPr="00080ED0">
              <w:rPr>
                <w:b/>
                <w:bCs/>
                <w:sz w:val="24"/>
              </w:rPr>
              <w:t>VI. Keywords</w:t>
            </w:r>
          </w:p>
        </w:tc>
      </w:tr>
      <w:tr w:rsidR="00E81D79" w:rsidRPr="00080ED0" w14:paraId="3F24FF95" w14:textId="77777777" w:rsidTr="3E893B17">
        <w:trPr>
          <w:trHeight w:val="230"/>
        </w:trPr>
        <w:tc>
          <w:tcPr>
            <w:tcW w:w="10800" w:type="dxa"/>
            <w:tcBorders>
              <w:bottom w:val="single" w:sz="4" w:space="0" w:color="auto"/>
            </w:tcBorders>
          </w:tcPr>
          <w:p w14:paraId="12BA6A75" w14:textId="519121FF" w:rsidR="00D567ED" w:rsidRPr="00080ED0" w:rsidRDefault="00D567ED" w:rsidP="00D567ED">
            <w:pPr>
              <w:spacing w:before="60"/>
              <w:rPr>
                <w:i/>
                <w:iCs/>
              </w:rPr>
            </w:pPr>
            <w:r w:rsidRPr="00080ED0">
              <w:rPr>
                <w:i/>
                <w:iCs/>
              </w:rPr>
              <w:t>List 3-5 most important skills from competencies required for the position – limited to 1-3-word descriptions – that will help inform workforce planning of critical skill supply and demand</w:t>
            </w:r>
          </w:p>
          <w:p w14:paraId="01FBD67F" w14:textId="77777777" w:rsidR="00D567ED" w:rsidRPr="00080ED0" w:rsidRDefault="00D567ED" w:rsidP="0097655F">
            <w:pPr>
              <w:spacing w:before="60"/>
              <w:rPr>
                <w:i/>
                <w:iCs/>
              </w:rPr>
            </w:pPr>
          </w:p>
          <w:p w14:paraId="420C28F4" w14:textId="639D4FDC" w:rsidR="00E81D79" w:rsidRPr="00080ED0" w:rsidRDefault="000E075C" w:rsidP="00E3144F">
            <w:pPr>
              <w:pStyle w:val="ListParagraph"/>
              <w:numPr>
                <w:ilvl w:val="0"/>
                <w:numId w:val="24"/>
              </w:numPr>
              <w:spacing w:before="60"/>
              <w:rPr>
                <w:i/>
                <w:iCs/>
              </w:rPr>
            </w:pPr>
            <w:ins w:id="14" w:author="Edwine Carrie" w:date="2026-02-09T12:55:00Z" w16du:dateUtc="2026-02-09T04:55:00Z">
              <w:r>
                <w:rPr>
                  <w:i/>
                  <w:iCs/>
                </w:rPr>
                <w:t>Technical capacities</w:t>
              </w:r>
            </w:ins>
          </w:p>
          <w:p w14:paraId="78187039" w14:textId="7693FC0E" w:rsidR="00E3144F" w:rsidRPr="00080ED0" w:rsidRDefault="00D567ED" w:rsidP="00E3144F">
            <w:pPr>
              <w:pStyle w:val="ListParagraph"/>
              <w:numPr>
                <w:ilvl w:val="0"/>
                <w:numId w:val="24"/>
              </w:numPr>
              <w:spacing w:before="60"/>
              <w:rPr>
                <w:i/>
              </w:rPr>
            </w:pPr>
            <w:r w:rsidRPr="00080ED0">
              <w:rPr>
                <w:i/>
              </w:rPr>
              <w:t>Project Management</w:t>
            </w:r>
          </w:p>
          <w:p w14:paraId="7B9C54BA" w14:textId="4EFA6D45" w:rsidR="00E3144F" w:rsidRPr="00230124" w:rsidRDefault="00230124" w:rsidP="00E3144F">
            <w:pPr>
              <w:pStyle w:val="ListParagraph"/>
              <w:numPr>
                <w:ilvl w:val="0"/>
                <w:numId w:val="24"/>
              </w:numPr>
              <w:spacing w:before="60"/>
              <w:rPr>
                <w:rStyle w:val="Strong"/>
                <w:b w:val="0"/>
                <w:bCs w:val="0"/>
                <w:i/>
                <w:iCs/>
              </w:rPr>
            </w:pPr>
            <w:ins w:id="15" w:author="Edwine Carrie" w:date="2026-02-09T13:35:00Z" w16du:dateUtc="2026-02-09T05:35:00Z">
              <w:r w:rsidRPr="00230124">
                <w:rPr>
                  <w:i/>
                  <w:iCs/>
                </w:rPr>
                <w:t xml:space="preserve">Local </w:t>
              </w:r>
            </w:ins>
            <w:ins w:id="16" w:author="Edwine Carrie" w:date="2026-02-09T12:55:00Z" w16du:dateUtc="2026-02-09T04:55:00Z">
              <w:r w:rsidR="000E075C" w:rsidRPr="00230124">
                <w:rPr>
                  <w:i/>
                  <w:iCs/>
                </w:rPr>
                <w:t>Governance</w:t>
              </w:r>
            </w:ins>
          </w:p>
          <w:p w14:paraId="5558DB09" w14:textId="6D9C2A57" w:rsidR="003C154D" w:rsidRPr="00080ED0" w:rsidRDefault="003C154D" w:rsidP="00E3144F">
            <w:pPr>
              <w:pStyle w:val="ListParagraph"/>
              <w:numPr>
                <w:ilvl w:val="0"/>
                <w:numId w:val="24"/>
              </w:numPr>
              <w:spacing w:before="60"/>
              <w:rPr>
                <w:rStyle w:val="Strong"/>
                <w:b w:val="0"/>
                <w:i/>
                <w:iCs/>
              </w:rPr>
            </w:pPr>
            <w:r w:rsidRPr="00080ED0">
              <w:rPr>
                <w:rStyle w:val="Strong"/>
                <w:b w:val="0"/>
                <w:i/>
                <w:iCs/>
              </w:rPr>
              <w:t>Team Building</w:t>
            </w:r>
          </w:p>
          <w:p w14:paraId="1B1144C4" w14:textId="31DD05FA" w:rsidR="003C154D" w:rsidRPr="00080ED0" w:rsidRDefault="003C154D" w:rsidP="00E3144F">
            <w:pPr>
              <w:pStyle w:val="ListParagraph"/>
              <w:numPr>
                <w:ilvl w:val="0"/>
                <w:numId w:val="24"/>
              </w:numPr>
              <w:spacing w:before="60"/>
              <w:rPr>
                <w:bCs/>
                <w:i/>
                <w:iCs/>
              </w:rPr>
            </w:pPr>
            <w:r w:rsidRPr="00080ED0">
              <w:rPr>
                <w:rStyle w:val="Strong"/>
                <w:b w:val="0"/>
                <w:i/>
                <w:iCs/>
              </w:rPr>
              <w:t>Operational Efficiency</w:t>
            </w:r>
          </w:p>
          <w:p w14:paraId="75B5164A" w14:textId="70D0670E" w:rsidR="00E3144F" w:rsidRPr="00080ED0" w:rsidRDefault="00E3144F" w:rsidP="00281B30">
            <w:pPr>
              <w:spacing w:before="60"/>
            </w:pPr>
          </w:p>
        </w:tc>
      </w:tr>
    </w:tbl>
    <w:p w14:paraId="664D0F58" w14:textId="7BB2E594" w:rsidR="006265E1" w:rsidRPr="00080ED0" w:rsidRDefault="006265E1" w:rsidP="00DC1C8A"/>
    <w:p w14:paraId="191E5EBF" w14:textId="3D258227" w:rsidR="003E1C6E" w:rsidRPr="00080ED0" w:rsidRDefault="003E1C6E" w:rsidP="00DC1C8A"/>
    <w:p w14:paraId="62FEF7EB" w14:textId="6A79E5D5" w:rsidR="003E1C6E" w:rsidRDefault="003E1C6E" w:rsidP="00DC1C8A">
      <w:r w:rsidRPr="00080ED0">
        <w:rPr>
          <w:noProof/>
        </w:rPr>
        <w:lastRenderedPageBreak/>
        <w:drawing>
          <wp:inline distT="0" distB="0" distL="0" distR="0" wp14:anchorId="6173190F" wp14:editId="179537E2">
            <wp:extent cx="5886450" cy="3162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960" t="31464" r="24603" b="5902"/>
                    <a:stretch/>
                  </pic:blipFill>
                  <pic:spPr bwMode="auto">
                    <a:xfrm>
                      <a:off x="0" y="0"/>
                      <a:ext cx="5886450" cy="3162300"/>
                    </a:xfrm>
                    <a:prstGeom prst="rect">
                      <a:avLst/>
                    </a:prstGeom>
                    <a:ln>
                      <a:noFill/>
                    </a:ln>
                    <a:extLst>
                      <a:ext uri="{53640926-AAD7-44D8-BBD7-CCE9431645EC}">
                        <a14:shadowObscured xmlns:a14="http://schemas.microsoft.com/office/drawing/2010/main"/>
                      </a:ext>
                    </a:extLst>
                  </pic:spPr>
                </pic:pic>
              </a:graphicData>
            </a:graphic>
          </wp:inline>
        </w:drawing>
      </w:r>
    </w:p>
    <w:sectPr w:rsidR="003E1C6E" w:rsidSect="000E4B7E">
      <w:headerReference w:type="default" r:id="rId13"/>
      <w:footerReference w:type="default" r:id="rId14"/>
      <w:pgSz w:w="12240" w:h="15840" w:code="1"/>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26DF" w14:textId="77777777" w:rsidR="00BC6417" w:rsidRDefault="00BC6417" w:rsidP="00412C63">
      <w:r>
        <w:separator/>
      </w:r>
    </w:p>
  </w:endnote>
  <w:endnote w:type="continuationSeparator" w:id="0">
    <w:p w14:paraId="0BB87CEE" w14:textId="77777777" w:rsidR="00BC6417" w:rsidRDefault="00BC6417" w:rsidP="00412C63">
      <w:r>
        <w:continuationSeparator/>
      </w:r>
    </w:p>
  </w:endnote>
  <w:endnote w:type="continuationNotice" w:id="1">
    <w:p w14:paraId="1454F51B" w14:textId="77777777" w:rsidR="00BC6417" w:rsidRDefault="00BC64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22"/>
      </w:rPr>
      <w:id w:val="-923958002"/>
      <w:docPartObj>
        <w:docPartGallery w:val="Page Numbers (Bottom of Page)"/>
        <w:docPartUnique/>
      </w:docPartObj>
    </w:sdtPr>
    <w:sdtEndPr>
      <w:rPr>
        <w:noProof/>
      </w:rPr>
    </w:sdtEndPr>
    <w:sdtContent>
      <w:p w14:paraId="172B76B5" w14:textId="77777777" w:rsidR="000102F7" w:rsidRPr="009B51F5" w:rsidRDefault="000102F7">
        <w:pPr>
          <w:pStyle w:val="Footer"/>
          <w:jc w:val="right"/>
          <w:rPr>
            <w:sz w:val="18"/>
            <w:szCs w:val="22"/>
          </w:rPr>
        </w:pPr>
        <w:r w:rsidRPr="009B51F5">
          <w:rPr>
            <w:sz w:val="18"/>
            <w:szCs w:val="22"/>
          </w:rPr>
          <w:fldChar w:fldCharType="begin"/>
        </w:r>
        <w:r w:rsidRPr="009B51F5">
          <w:rPr>
            <w:sz w:val="18"/>
            <w:szCs w:val="22"/>
          </w:rPr>
          <w:instrText xml:space="preserve"> PAGE   \* MERGEFORMAT </w:instrText>
        </w:r>
        <w:r w:rsidRPr="009B51F5">
          <w:rPr>
            <w:sz w:val="18"/>
            <w:szCs w:val="22"/>
          </w:rPr>
          <w:fldChar w:fldCharType="separate"/>
        </w:r>
        <w:r w:rsidR="009F6DBD">
          <w:rPr>
            <w:noProof/>
            <w:sz w:val="18"/>
            <w:szCs w:val="22"/>
          </w:rPr>
          <w:t>1</w:t>
        </w:r>
        <w:r w:rsidRPr="009B51F5">
          <w:rPr>
            <w:noProof/>
            <w:sz w:val="18"/>
            <w:szCs w:val="22"/>
          </w:rPr>
          <w:fldChar w:fldCharType="end"/>
        </w:r>
      </w:p>
    </w:sdtContent>
  </w:sdt>
  <w:p w14:paraId="7975AE74" w14:textId="77777777" w:rsidR="000102F7" w:rsidRDefault="00010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A983" w14:textId="77777777" w:rsidR="00BC6417" w:rsidRDefault="00BC6417" w:rsidP="00412C63">
      <w:r>
        <w:separator/>
      </w:r>
    </w:p>
  </w:footnote>
  <w:footnote w:type="continuationSeparator" w:id="0">
    <w:p w14:paraId="0A9249FA" w14:textId="77777777" w:rsidR="00BC6417" w:rsidRDefault="00BC6417" w:rsidP="00412C63">
      <w:r>
        <w:continuationSeparator/>
      </w:r>
    </w:p>
  </w:footnote>
  <w:footnote w:type="continuationNotice" w:id="1">
    <w:p w14:paraId="323C890F" w14:textId="77777777" w:rsidR="00BC6417" w:rsidRDefault="00BC64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25" w:type="dxa"/>
      <w:tblInd w:w="108" w:type="dxa"/>
      <w:tblBorders>
        <w:top w:val="thinThickSmallGap" w:sz="24" w:space="0" w:color="auto"/>
        <w:left w:val="thinThickSmallGap" w:sz="24" w:space="0" w:color="auto"/>
        <w:bottom w:val="thickThinSmallGap" w:sz="24" w:space="0" w:color="auto"/>
        <w:right w:val="thickThinSmallGap" w:sz="24" w:space="0" w:color="auto"/>
      </w:tblBorders>
      <w:tblLayout w:type="fixed"/>
      <w:tblLook w:val="04A0" w:firstRow="1" w:lastRow="0" w:firstColumn="1" w:lastColumn="0" w:noHBand="0" w:noVBand="1"/>
    </w:tblPr>
    <w:tblGrid>
      <w:gridCol w:w="1549"/>
      <w:gridCol w:w="9176"/>
    </w:tblGrid>
    <w:tr w:rsidR="000102F7" w14:paraId="25C3B037" w14:textId="77777777" w:rsidTr="000E4B7E">
      <w:trPr>
        <w:cantSplit/>
        <w:trHeight w:val="990"/>
      </w:trPr>
      <w:tc>
        <w:tcPr>
          <w:tcW w:w="1549" w:type="dxa"/>
          <w:tcBorders>
            <w:top w:val="thinThickSmallGap" w:sz="24" w:space="0" w:color="auto"/>
            <w:left w:val="thinThickSmallGap" w:sz="24" w:space="0" w:color="auto"/>
            <w:bottom w:val="thickThinSmallGap" w:sz="24" w:space="0" w:color="auto"/>
            <w:right w:val="nil"/>
          </w:tcBorders>
          <w:shd w:val="clear" w:color="auto" w:fill="FFFFFF"/>
          <w:vAlign w:val="center"/>
          <w:hideMark/>
        </w:tcPr>
        <w:p w14:paraId="55DED542" w14:textId="77777777" w:rsidR="000102F7" w:rsidRDefault="000102F7">
          <w:pPr>
            <w:jc w:val="center"/>
            <w:rPr>
              <w:b/>
              <w:sz w:val="22"/>
            </w:rPr>
          </w:pPr>
          <w:r>
            <w:rPr>
              <w:rFonts w:ascii="Times New Roman" w:hAnsi="Times New Roman"/>
              <w:noProof/>
              <w:sz w:val="24"/>
            </w:rPr>
            <w:drawing>
              <wp:inline distT="0" distB="0" distL="0" distR="0" wp14:anchorId="058C1220" wp14:editId="420B49CA">
                <wp:extent cx="292515" cy="551180"/>
                <wp:effectExtent l="0" t="0" r="0" b="1270"/>
                <wp:docPr id="3" name="Picture 1" descr="C:\Documents and Settings\sshamapande\Desktop\UNDP\one pager\LOGO TAG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shamapande\Desktop\UNDP\one pager\LOGO TAGline.jpg"/>
                        <pic:cNvPicPr>
                          <a:picLocks noChangeAspect="1" noChangeArrowheads="1"/>
                        </pic:cNvPicPr>
                      </pic:nvPicPr>
                      <pic:blipFill>
                        <a:blip r:embed="rId1" cstate="print"/>
                        <a:srcRect/>
                        <a:stretch>
                          <a:fillRect/>
                        </a:stretch>
                      </pic:blipFill>
                      <pic:spPr bwMode="auto">
                        <a:xfrm>
                          <a:off x="0" y="0"/>
                          <a:ext cx="299336" cy="564032"/>
                        </a:xfrm>
                        <a:prstGeom prst="rect">
                          <a:avLst/>
                        </a:prstGeom>
                        <a:noFill/>
                        <a:ln w="9525">
                          <a:noFill/>
                          <a:miter lim="800000"/>
                          <a:headEnd/>
                          <a:tailEnd/>
                        </a:ln>
                      </pic:spPr>
                    </pic:pic>
                  </a:graphicData>
                </a:graphic>
              </wp:inline>
            </w:drawing>
          </w:r>
        </w:p>
      </w:tc>
      <w:tc>
        <w:tcPr>
          <w:tcW w:w="9176" w:type="dxa"/>
          <w:tcBorders>
            <w:top w:val="thinThickSmallGap" w:sz="24" w:space="0" w:color="auto"/>
            <w:left w:val="nil"/>
            <w:bottom w:val="thickThinSmallGap" w:sz="24" w:space="0" w:color="auto"/>
            <w:right w:val="thickThinSmallGap" w:sz="24" w:space="0" w:color="auto"/>
          </w:tcBorders>
          <w:shd w:val="clear" w:color="auto" w:fill="FFFFFF"/>
        </w:tcPr>
        <w:p w14:paraId="60A83930" w14:textId="77777777" w:rsidR="000102F7" w:rsidRDefault="000102F7">
          <w:pPr>
            <w:rPr>
              <w:b/>
              <w:sz w:val="22"/>
            </w:rPr>
          </w:pPr>
        </w:p>
        <w:p w14:paraId="0C55A57D" w14:textId="5C48137A" w:rsidR="000102F7" w:rsidRDefault="000102F7">
          <w:pPr>
            <w:rPr>
              <w:b/>
              <w:sz w:val="22"/>
            </w:rPr>
          </w:pPr>
          <w:r>
            <w:rPr>
              <w:b/>
              <w:sz w:val="22"/>
            </w:rPr>
            <w:t>UNITED NATIONS DEVELOPMENT PROGRAMME</w:t>
          </w:r>
          <w:r w:rsidR="00D62468">
            <w:rPr>
              <w:b/>
              <w:sz w:val="22"/>
            </w:rPr>
            <w:t xml:space="preserve"> </w:t>
          </w:r>
          <w:r w:rsidR="000E4B7E">
            <w:rPr>
              <w:b/>
              <w:sz w:val="22"/>
            </w:rPr>
            <w:t xml:space="preserve">- </w:t>
          </w:r>
          <w:r>
            <w:rPr>
              <w:b/>
              <w:sz w:val="22"/>
            </w:rPr>
            <w:t>JOB DESCRIPTION</w:t>
          </w:r>
        </w:p>
        <w:p w14:paraId="4CBA650E" w14:textId="77777777" w:rsidR="000102F7" w:rsidRDefault="000102F7"/>
      </w:tc>
    </w:tr>
  </w:tbl>
  <w:p w14:paraId="5F4BF78F" w14:textId="77777777" w:rsidR="000102F7" w:rsidRDefault="000102F7">
    <w:pPr>
      <w:pStyle w:val="Header"/>
    </w:pPr>
  </w:p>
  <w:p w14:paraId="00651107" w14:textId="77777777" w:rsidR="000102F7" w:rsidRDefault="000102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B7C"/>
    <w:multiLevelType w:val="hybridMultilevel"/>
    <w:tmpl w:val="938E13F0"/>
    <w:lvl w:ilvl="0" w:tplc="3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E50B7"/>
    <w:multiLevelType w:val="hybridMultilevel"/>
    <w:tmpl w:val="AACC0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B121D"/>
    <w:multiLevelType w:val="hybridMultilevel"/>
    <w:tmpl w:val="CD46AB6E"/>
    <w:lvl w:ilvl="0" w:tplc="3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443B3"/>
    <w:multiLevelType w:val="multilevel"/>
    <w:tmpl w:val="B6A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862EE"/>
    <w:multiLevelType w:val="hybridMultilevel"/>
    <w:tmpl w:val="1C6CC1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0A7DBC"/>
    <w:multiLevelType w:val="hybridMultilevel"/>
    <w:tmpl w:val="DDBAE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9B33D7"/>
    <w:multiLevelType w:val="hybridMultilevel"/>
    <w:tmpl w:val="D1A09218"/>
    <w:lvl w:ilvl="0" w:tplc="04090011">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F65114"/>
    <w:multiLevelType w:val="hybridMultilevel"/>
    <w:tmpl w:val="8F961A54"/>
    <w:lvl w:ilvl="0" w:tplc="5638F2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A5581"/>
    <w:multiLevelType w:val="multilevel"/>
    <w:tmpl w:val="55642F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C4D6C"/>
    <w:multiLevelType w:val="hybridMultilevel"/>
    <w:tmpl w:val="B7908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EB7D5D"/>
    <w:multiLevelType w:val="hybridMultilevel"/>
    <w:tmpl w:val="66B0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AF27B3"/>
    <w:multiLevelType w:val="hybridMultilevel"/>
    <w:tmpl w:val="6C4E7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9291D"/>
    <w:multiLevelType w:val="hybridMultilevel"/>
    <w:tmpl w:val="87A09B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3E981D42"/>
    <w:multiLevelType w:val="hybridMultilevel"/>
    <w:tmpl w:val="515A6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1010645"/>
    <w:multiLevelType w:val="hybridMultilevel"/>
    <w:tmpl w:val="50900D74"/>
    <w:lvl w:ilvl="0" w:tplc="78527C1A">
      <w:start w:val="1"/>
      <w:numFmt w:val="bullet"/>
      <w:lvlText w:val=""/>
      <w:lvlJc w:val="left"/>
      <w:pPr>
        <w:ind w:left="720" w:hanging="360"/>
      </w:pPr>
      <w:rPr>
        <w:rFonts w:ascii="Symbol" w:hAnsi="Symbol" w:hint="default"/>
      </w:rPr>
    </w:lvl>
    <w:lvl w:ilvl="1" w:tplc="787A4C26">
      <w:start w:val="1"/>
      <w:numFmt w:val="bullet"/>
      <w:lvlText w:val="o"/>
      <w:lvlJc w:val="left"/>
      <w:pPr>
        <w:ind w:left="1440" w:hanging="360"/>
      </w:pPr>
      <w:rPr>
        <w:rFonts w:ascii="Courier New" w:hAnsi="Courier New" w:hint="default"/>
      </w:rPr>
    </w:lvl>
    <w:lvl w:ilvl="2" w:tplc="B9206FF2">
      <w:start w:val="1"/>
      <w:numFmt w:val="bullet"/>
      <w:lvlText w:val=""/>
      <w:lvlJc w:val="left"/>
      <w:pPr>
        <w:ind w:left="2160" w:hanging="360"/>
      </w:pPr>
      <w:rPr>
        <w:rFonts w:ascii="Wingdings" w:hAnsi="Wingdings" w:hint="default"/>
      </w:rPr>
    </w:lvl>
    <w:lvl w:ilvl="3" w:tplc="F11C5DB2">
      <w:start w:val="1"/>
      <w:numFmt w:val="bullet"/>
      <w:lvlText w:val=""/>
      <w:lvlJc w:val="left"/>
      <w:pPr>
        <w:ind w:left="2880" w:hanging="360"/>
      </w:pPr>
      <w:rPr>
        <w:rFonts w:ascii="Symbol" w:hAnsi="Symbol" w:hint="default"/>
      </w:rPr>
    </w:lvl>
    <w:lvl w:ilvl="4" w:tplc="D538709A">
      <w:start w:val="1"/>
      <w:numFmt w:val="bullet"/>
      <w:lvlText w:val="o"/>
      <w:lvlJc w:val="left"/>
      <w:pPr>
        <w:ind w:left="3600" w:hanging="360"/>
      </w:pPr>
      <w:rPr>
        <w:rFonts w:ascii="Courier New" w:hAnsi="Courier New" w:hint="default"/>
      </w:rPr>
    </w:lvl>
    <w:lvl w:ilvl="5" w:tplc="3AF65F24">
      <w:start w:val="1"/>
      <w:numFmt w:val="bullet"/>
      <w:lvlText w:val=""/>
      <w:lvlJc w:val="left"/>
      <w:pPr>
        <w:ind w:left="4320" w:hanging="360"/>
      </w:pPr>
      <w:rPr>
        <w:rFonts w:ascii="Wingdings" w:hAnsi="Wingdings" w:hint="default"/>
      </w:rPr>
    </w:lvl>
    <w:lvl w:ilvl="6" w:tplc="594870F0">
      <w:start w:val="1"/>
      <w:numFmt w:val="bullet"/>
      <w:lvlText w:val=""/>
      <w:lvlJc w:val="left"/>
      <w:pPr>
        <w:ind w:left="5040" w:hanging="360"/>
      </w:pPr>
      <w:rPr>
        <w:rFonts w:ascii="Symbol" w:hAnsi="Symbol" w:hint="default"/>
      </w:rPr>
    </w:lvl>
    <w:lvl w:ilvl="7" w:tplc="43BE649C">
      <w:start w:val="1"/>
      <w:numFmt w:val="bullet"/>
      <w:lvlText w:val="o"/>
      <w:lvlJc w:val="left"/>
      <w:pPr>
        <w:ind w:left="5760" w:hanging="360"/>
      </w:pPr>
      <w:rPr>
        <w:rFonts w:ascii="Courier New" w:hAnsi="Courier New" w:hint="default"/>
      </w:rPr>
    </w:lvl>
    <w:lvl w:ilvl="8" w:tplc="3A286E1E">
      <w:start w:val="1"/>
      <w:numFmt w:val="bullet"/>
      <w:lvlText w:val=""/>
      <w:lvlJc w:val="left"/>
      <w:pPr>
        <w:ind w:left="6480" w:hanging="360"/>
      </w:pPr>
      <w:rPr>
        <w:rFonts w:ascii="Wingdings" w:hAnsi="Wingdings" w:hint="default"/>
      </w:rPr>
    </w:lvl>
  </w:abstractNum>
  <w:abstractNum w:abstractNumId="15" w15:restartNumberingAfterBreak="0">
    <w:nsid w:val="413C5766"/>
    <w:multiLevelType w:val="hybridMultilevel"/>
    <w:tmpl w:val="43C2F3EC"/>
    <w:lvl w:ilvl="0" w:tplc="3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E6CA9"/>
    <w:multiLevelType w:val="hybridMultilevel"/>
    <w:tmpl w:val="C8C827B0"/>
    <w:lvl w:ilvl="0" w:tplc="3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EA02F6"/>
    <w:multiLevelType w:val="hybridMultilevel"/>
    <w:tmpl w:val="621405E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047CE4"/>
    <w:multiLevelType w:val="hybridMultilevel"/>
    <w:tmpl w:val="11C0652C"/>
    <w:lvl w:ilvl="0" w:tplc="3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1F13F8"/>
    <w:multiLevelType w:val="hybridMultilevel"/>
    <w:tmpl w:val="8BD2A25A"/>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310DCB"/>
    <w:multiLevelType w:val="hybridMultilevel"/>
    <w:tmpl w:val="C94C1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1B7D8F"/>
    <w:multiLevelType w:val="hybridMultilevel"/>
    <w:tmpl w:val="5BA0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714E76"/>
    <w:multiLevelType w:val="hybridMultilevel"/>
    <w:tmpl w:val="AE6C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AD5DDC"/>
    <w:multiLevelType w:val="hybridMultilevel"/>
    <w:tmpl w:val="F8384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9B00A0D"/>
    <w:multiLevelType w:val="hybridMultilevel"/>
    <w:tmpl w:val="6AAE1B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B7D23FB"/>
    <w:multiLevelType w:val="hybridMultilevel"/>
    <w:tmpl w:val="3ABEE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BA56D3"/>
    <w:multiLevelType w:val="hybridMultilevel"/>
    <w:tmpl w:val="69763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95EA6"/>
    <w:multiLevelType w:val="hybridMultilevel"/>
    <w:tmpl w:val="B45E2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28372A"/>
    <w:multiLevelType w:val="hybridMultilevel"/>
    <w:tmpl w:val="F8D6BE2E"/>
    <w:lvl w:ilvl="0" w:tplc="3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F81128"/>
    <w:multiLevelType w:val="hybridMultilevel"/>
    <w:tmpl w:val="59687A9E"/>
    <w:lvl w:ilvl="0" w:tplc="3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E102DD"/>
    <w:multiLevelType w:val="hybridMultilevel"/>
    <w:tmpl w:val="E9980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A4262E"/>
    <w:multiLevelType w:val="hybridMultilevel"/>
    <w:tmpl w:val="12E407C4"/>
    <w:lvl w:ilvl="0" w:tplc="5638F2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A778CC"/>
    <w:multiLevelType w:val="hybridMultilevel"/>
    <w:tmpl w:val="19981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E975A65"/>
    <w:multiLevelType w:val="hybridMultilevel"/>
    <w:tmpl w:val="48228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822C13"/>
    <w:multiLevelType w:val="hybridMultilevel"/>
    <w:tmpl w:val="19D41EEE"/>
    <w:lvl w:ilvl="0" w:tplc="D9C2A91C">
      <w:start w:val="1"/>
      <w:numFmt w:val="bullet"/>
      <w:lvlText w:val=""/>
      <w:lvlJc w:val="left"/>
      <w:pPr>
        <w:ind w:left="720" w:hanging="360"/>
      </w:pPr>
      <w:rPr>
        <w:rFonts w:ascii="Symbol" w:hAnsi="Symbol" w:hint="default"/>
      </w:rPr>
    </w:lvl>
    <w:lvl w:ilvl="1" w:tplc="166C8EC0">
      <w:start w:val="1"/>
      <w:numFmt w:val="bullet"/>
      <w:lvlText w:val="o"/>
      <w:lvlJc w:val="left"/>
      <w:pPr>
        <w:ind w:left="1440" w:hanging="360"/>
      </w:pPr>
      <w:rPr>
        <w:rFonts w:ascii="Courier New" w:hAnsi="Courier New" w:hint="default"/>
      </w:rPr>
    </w:lvl>
    <w:lvl w:ilvl="2" w:tplc="E974CFDA">
      <w:start w:val="1"/>
      <w:numFmt w:val="bullet"/>
      <w:lvlText w:val=""/>
      <w:lvlJc w:val="left"/>
      <w:pPr>
        <w:ind w:left="2160" w:hanging="360"/>
      </w:pPr>
      <w:rPr>
        <w:rFonts w:ascii="Wingdings" w:hAnsi="Wingdings" w:hint="default"/>
      </w:rPr>
    </w:lvl>
    <w:lvl w:ilvl="3" w:tplc="85C69EF6">
      <w:start w:val="1"/>
      <w:numFmt w:val="bullet"/>
      <w:lvlText w:val=""/>
      <w:lvlJc w:val="left"/>
      <w:pPr>
        <w:ind w:left="2880" w:hanging="360"/>
      </w:pPr>
      <w:rPr>
        <w:rFonts w:ascii="Symbol" w:hAnsi="Symbol" w:hint="default"/>
      </w:rPr>
    </w:lvl>
    <w:lvl w:ilvl="4" w:tplc="F46EBD5A">
      <w:start w:val="1"/>
      <w:numFmt w:val="bullet"/>
      <w:lvlText w:val="o"/>
      <w:lvlJc w:val="left"/>
      <w:pPr>
        <w:ind w:left="3600" w:hanging="360"/>
      </w:pPr>
      <w:rPr>
        <w:rFonts w:ascii="Courier New" w:hAnsi="Courier New" w:hint="default"/>
      </w:rPr>
    </w:lvl>
    <w:lvl w:ilvl="5" w:tplc="B01A6828">
      <w:start w:val="1"/>
      <w:numFmt w:val="bullet"/>
      <w:lvlText w:val=""/>
      <w:lvlJc w:val="left"/>
      <w:pPr>
        <w:ind w:left="4320" w:hanging="360"/>
      </w:pPr>
      <w:rPr>
        <w:rFonts w:ascii="Wingdings" w:hAnsi="Wingdings" w:hint="default"/>
      </w:rPr>
    </w:lvl>
    <w:lvl w:ilvl="6" w:tplc="61708A2A">
      <w:start w:val="1"/>
      <w:numFmt w:val="bullet"/>
      <w:lvlText w:val=""/>
      <w:lvlJc w:val="left"/>
      <w:pPr>
        <w:ind w:left="5040" w:hanging="360"/>
      </w:pPr>
      <w:rPr>
        <w:rFonts w:ascii="Symbol" w:hAnsi="Symbol" w:hint="default"/>
      </w:rPr>
    </w:lvl>
    <w:lvl w:ilvl="7" w:tplc="F65E3EBA">
      <w:start w:val="1"/>
      <w:numFmt w:val="bullet"/>
      <w:lvlText w:val="o"/>
      <w:lvlJc w:val="left"/>
      <w:pPr>
        <w:ind w:left="5760" w:hanging="360"/>
      </w:pPr>
      <w:rPr>
        <w:rFonts w:ascii="Courier New" w:hAnsi="Courier New" w:hint="default"/>
      </w:rPr>
    </w:lvl>
    <w:lvl w:ilvl="8" w:tplc="EDF2FA50">
      <w:start w:val="1"/>
      <w:numFmt w:val="bullet"/>
      <w:lvlText w:val=""/>
      <w:lvlJc w:val="left"/>
      <w:pPr>
        <w:ind w:left="6480" w:hanging="360"/>
      </w:pPr>
      <w:rPr>
        <w:rFonts w:ascii="Wingdings" w:hAnsi="Wingdings" w:hint="default"/>
      </w:rPr>
    </w:lvl>
  </w:abstractNum>
  <w:abstractNum w:abstractNumId="35" w15:restartNumberingAfterBreak="0">
    <w:nsid w:val="78A109C4"/>
    <w:multiLevelType w:val="multilevel"/>
    <w:tmpl w:val="B52C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77F83"/>
    <w:multiLevelType w:val="hybridMultilevel"/>
    <w:tmpl w:val="4508D8F6"/>
    <w:lvl w:ilvl="0" w:tplc="F9B8CE98">
      <w:start w:val="1"/>
      <w:numFmt w:val="bullet"/>
      <w:lvlText w:val=""/>
      <w:lvlJc w:val="left"/>
      <w:pPr>
        <w:ind w:left="720" w:hanging="360"/>
      </w:pPr>
      <w:rPr>
        <w:rFonts w:ascii="Symbol" w:hAnsi="Symbol" w:hint="default"/>
      </w:rPr>
    </w:lvl>
    <w:lvl w:ilvl="1" w:tplc="325676EC">
      <w:start w:val="1"/>
      <w:numFmt w:val="bullet"/>
      <w:lvlText w:val="o"/>
      <w:lvlJc w:val="left"/>
      <w:pPr>
        <w:ind w:left="1440" w:hanging="360"/>
      </w:pPr>
      <w:rPr>
        <w:rFonts w:ascii="Courier New" w:hAnsi="Courier New" w:hint="default"/>
      </w:rPr>
    </w:lvl>
    <w:lvl w:ilvl="2" w:tplc="DD0A62DC">
      <w:start w:val="1"/>
      <w:numFmt w:val="bullet"/>
      <w:lvlText w:val=""/>
      <w:lvlJc w:val="left"/>
      <w:pPr>
        <w:ind w:left="2160" w:hanging="360"/>
      </w:pPr>
      <w:rPr>
        <w:rFonts w:ascii="Wingdings" w:hAnsi="Wingdings" w:hint="default"/>
      </w:rPr>
    </w:lvl>
    <w:lvl w:ilvl="3" w:tplc="EE968796">
      <w:start w:val="1"/>
      <w:numFmt w:val="bullet"/>
      <w:lvlText w:val=""/>
      <w:lvlJc w:val="left"/>
      <w:pPr>
        <w:ind w:left="2880" w:hanging="360"/>
      </w:pPr>
      <w:rPr>
        <w:rFonts w:ascii="Symbol" w:hAnsi="Symbol" w:hint="default"/>
      </w:rPr>
    </w:lvl>
    <w:lvl w:ilvl="4" w:tplc="0206F6AA">
      <w:start w:val="1"/>
      <w:numFmt w:val="bullet"/>
      <w:lvlText w:val="o"/>
      <w:lvlJc w:val="left"/>
      <w:pPr>
        <w:ind w:left="3600" w:hanging="360"/>
      </w:pPr>
      <w:rPr>
        <w:rFonts w:ascii="Courier New" w:hAnsi="Courier New" w:hint="default"/>
      </w:rPr>
    </w:lvl>
    <w:lvl w:ilvl="5" w:tplc="83BC3980">
      <w:start w:val="1"/>
      <w:numFmt w:val="bullet"/>
      <w:lvlText w:val=""/>
      <w:lvlJc w:val="left"/>
      <w:pPr>
        <w:ind w:left="4320" w:hanging="360"/>
      </w:pPr>
      <w:rPr>
        <w:rFonts w:ascii="Wingdings" w:hAnsi="Wingdings" w:hint="default"/>
      </w:rPr>
    </w:lvl>
    <w:lvl w:ilvl="6" w:tplc="4B603428">
      <w:start w:val="1"/>
      <w:numFmt w:val="bullet"/>
      <w:lvlText w:val=""/>
      <w:lvlJc w:val="left"/>
      <w:pPr>
        <w:ind w:left="5040" w:hanging="360"/>
      </w:pPr>
      <w:rPr>
        <w:rFonts w:ascii="Symbol" w:hAnsi="Symbol" w:hint="default"/>
      </w:rPr>
    </w:lvl>
    <w:lvl w:ilvl="7" w:tplc="3356B302">
      <w:start w:val="1"/>
      <w:numFmt w:val="bullet"/>
      <w:lvlText w:val="o"/>
      <w:lvlJc w:val="left"/>
      <w:pPr>
        <w:ind w:left="5760" w:hanging="360"/>
      </w:pPr>
      <w:rPr>
        <w:rFonts w:ascii="Courier New" w:hAnsi="Courier New" w:hint="default"/>
      </w:rPr>
    </w:lvl>
    <w:lvl w:ilvl="8" w:tplc="05CCB986">
      <w:start w:val="1"/>
      <w:numFmt w:val="bullet"/>
      <w:lvlText w:val=""/>
      <w:lvlJc w:val="left"/>
      <w:pPr>
        <w:ind w:left="6480" w:hanging="360"/>
      </w:pPr>
      <w:rPr>
        <w:rFonts w:ascii="Wingdings" w:hAnsi="Wingdings" w:hint="default"/>
      </w:rPr>
    </w:lvl>
  </w:abstractNum>
  <w:abstractNum w:abstractNumId="37" w15:restartNumberingAfterBreak="0">
    <w:nsid w:val="7FCA395A"/>
    <w:multiLevelType w:val="multilevel"/>
    <w:tmpl w:val="E6F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472204">
    <w:abstractNumId w:val="32"/>
  </w:num>
  <w:num w:numId="2" w16cid:durableId="1595089215">
    <w:abstractNumId w:val="6"/>
  </w:num>
  <w:num w:numId="3" w16cid:durableId="1839690067">
    <w:abstractNumId w:val="25"/>
  </w:num>
  <w:num w:numId="4" w16cid:durableId="1515726957">
    <w:abstractNumId w:val="19"/>
  </w:num>
  <w:num w:numId="5" w16cid:durableId="1180388930">
    <w:abstractNumId w:val="8"/>
  </w:num>
  <w:num w:numId="6" w16cid:durableId="1766002237">
    <w:abstractNumId w:val="12"/>
  </w:num>
  <w:num w:numId="7" w16cid:durableId="878511873">
    <w:abstractNumId w:val="26"/>
  </w:num>
  <w:num w:numId="8" w16cid:durableId="570968649">
    <w:abstractNumId w:val="11"/>
  </w:num>
  <w:num w:numId="9" w16cid:durableId="2032219742">
    <w:abstractNumId w:val="7"/>
  </w:num>
  <w:num w:numId="10" w16cid:durableId="1795556385">
    <w:abstractNumId w:val="17"/>
  </w:num>
  <w:num w:numId="11" w16cid:durableId="171989858">
    <w:abstractNumId w:val="29"/>
  </w:num>
  <w:num w:numId="12" w16cid:durableId="1340547049">
    <w:abstractNumId w:val="0"/>
  </w:num>
  <w:num w:numId="13" w16cid:durableId="1557619893">
    <w:abstractNumId w:val="15"/>
  </w:num>
  <w:num w:numId="14" w16cid:durableId="1793279187">
    <w:abstractNumId w:val="31"/>
  </w:num>
  <w:num w:numId="15" w16cid:durableId="2109422416">
    <w:abstractNumId w:val="10"/>
  </w:num>
  <w:num w:numId="16" w16cid:durableId="259337550">
    <w:abstractNumId w:val="21"/>
  </w:num>
  <w:num w:numId="17" w16cid:durableId="1550412762">
    <w:abstractNumId w:val="18"/>
  </w:num>
  <w:num w:numId="18" w16cid:durableId="1043871859">
    <w:abstractNumId w:val="27"/>
  </w:num>
  <w:num w:numId="19" w16cid:durableId="1870215988">
    <w:abstractNumId w:val="2"/>
  </w:num>
  <w:num w:numId="20" w16cid:durableId="1674532405">
    <w:abstractNumId w:val="14"/>
  </w:num>
  <w:num w:numId="21" w16cid:durableId="1105199202">
    <w:abstractNumId w:val="36"/>
  </w:num>
  <w:num w:numId="22" w16cid:durableId="676924795">
    <w:abstractNumId w:val="34"/>
  </w:num>
  <w:num w:numId="23" w16cid:durableId="1327055603">
    <w:abstractNumId w:val="16"/>
  </w:num>
  <w:num w:numId="24" w16cid:durableId="1618026926">
    <w:abstractNumId w:val="28"/>
  </w:num>
  <w:num w:numId="25" w16cid:durableId="167213035">
    <w:abstractNumId w:val="23"/>
  </w:num>
  <w:num w:numId="26" w16cid:durableId="943538828">
    <w:abstractNumId w:val="37"/>
  </w:num>
  <w:num w:numId="27" w16cid:durableId="1498616571">
    <w:abstractNumId w:val="3"/>
  </w:num>
  <w:num w:numId="28" w16cid:durableId="1688746900">
    <w:abstractNumId w:val="24"/>
  </w:num>
  <w:num w:numId="29" w16cid:durableId="1556117095">
    <w:abstractNumId w:val="5"/>
  </w:num>
  <w:num w:numId="30" w16cid:durableId="1912040971">
    <w:abstractNumId w:val="33"/>
  </w:num>
  <w:num w:numId="31" w16cid:durableId="1878154447">
    <w:abstractNumId w:val="13"/>
  </w:num>
  <w:num w:numId="32" w16cid:durableId="190916784">
    <w:abstractNumId w:val="1"/>
  </w:num>
  <w:num w:numId="33" w16cid:durableId="156381677">
    <w:abstractNumId w:val="35"/>
  </w:num>
  <w:num w:numId="34" w16cid:durableId="1271858742">
    <w:abstractNumId w:val="30"/>
  </w:num>
  <w:num w:numId="35" w16cid:durableId="1534726006">
    <w:abstractNumId w:val="22"/>
  </w:num>
  <w:num w:numId="36" w16cid:durableId="1779911523">
    <w:abstractNumId w:val="20"/>
  </w:num>
  <w:num w:numId="37" w16cid:durableId="692651605">
    <w:abstractNumId w:val="9"/>
  </w:num>
  <w:num w:numId="38" w16cid:durableId="404449757">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ine Carrie">
    <w15:presenceInfo w15:providerId="AD" w15:userId="S::edwine.carrie@undp.org::dd6b1c11-59a7-427c-86fe-b4d9d47f9a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C0"/>
    <w:rsid w:val="000020C0"/>
    <w:rsid w:val="000102F7"/>
    <w:rsid w:val="000103A0"/>
    <w:rsid w:val="00010B94"/>
    <w:rsid w:val="000123E9"/>
    <w:rsid w:val="00016E04"/>
    <w:rsid w:val="00020227"/>
    <w:rsid w:val="0002115B"/>
    <w:rsid w:val="00022D84"/>
    <w:rsid w:val="00023549"/>
    <w:rsid w:val="00025CCC"/>
    <w:rsid w:val="000307EF"/>
    <w:rsid w:val="00033F6A"/>
    <w:rsid w:val="00037023"/>
    <w:rsid w:val="000402A8"/>
    <w:rsid w:val="00042CEC"/>
    <w:rsid w:val="00042DB2"/>
    <w:rsid w:val="000440F9"/>
    <w:rsid w:val="00045546"/>
    <w:rsid w:val="00045586"/>
    <w:rsid w:val="00052353"/>
    <w:rsid w:val="0005291F"/>
    <w:rsid w:val="000650BB"/>
    <w:rsid w:val="00065923"/>
    <w:rsid w:val="000661D0"/>
    <w:rsid w:val="0007028D"/>
    <w:rsid w:val="000723CC"/>
    <w:rsid w:val="00076C14"/>
    <w:rsid w:val="000800C3"/>
    <w:rsid w:val="00080ED0"/>
    <w:rsid w:val="000819FA"/>
    <w:rsid w:val="00082059"/>
    <w:rsid w:val="000822AD"/>
    <w:rsid w:val="00087547"/>
    <w:rsid w:val="00090891"/>
    <w:rsid w:val="00093264"/>
    <w:rsid w:val="000940B5"/>
    <w:rsid w:val="00097D51"/>
    <w:rsid w:val="000A447F"/>
    <w:rsid w:val="000A5C6C"/>
    <w:rsid w:val="000B5BF4"/>
    <w:rsid w:val="000B5EB5"/>
    <w:rsid w:val="000C2B80"/>
    <w:rsid w:val="000C549F"/>
    <w:rsid w:val="000C6227"/>
    <w:rsid w:val="000C760F"/>
    <w:rsid w:val="000D15F9"/>
    <w:rsid w:val="000D390D"/>
    <w:rsid w:val="000E0457"/>
    <w:rsid w:val="000E075C"/>
    <w:rsid w:val="000E4B7E"/>
    <w:rsid w:val="000F03CF"/>
    <w:rsid w:val="000F0F7B"/>
    <w:rsid w:val="000F7DAF"/>
    <w:rsid w:val="00112258"/>
    <w:rsid w:val="0011678E"/>
    <w:rsid w:val="00117950"/>
    <w:rsid w:val="00121FF8"/>
    <w:rsid w:val="00124910"/>
    <w:rsid w:val="001301A2"/>
    <w:rsid w:val="001302C7"/>
    <w:rsid w:val="00131E6A"/>
    <w:rsid w:val="00135EA0"/>
    <w:rsid w:val="00136382"/>
    <w:rsid w:val="00144508"/>
    <w:rsid w:val="00145573"/>
    <w:rsid w:val="0014587A"/>
    <w:rsid w:val="0014738A"/>
    <w:rsid w:val="00150B5F"/>
    <w:rsid w:val="0015200D"/>
    <w:rsid w:val="00152337"/>
    <w:rsid w:val="001625A6"/>
    <w:rsid w:val="00163F2A"/>
    <w:rsid w:val="001736C3"/>
    <w:rsid w:val="00175147"/>
    <w:rsid w:val="00182BBD"/>
    <w:rsid w:val="00185F7D"/>
    <w:rsid w:val="0018667E"/>
    <w:rsid w:val="00194635"/>
    <w:rsid w:val="00194ECA"/>
    <w:rsid w:val="00197BB4"/>
    <w:rsid w:val="001A27FD"/>
    <w:rsid w:val="001A5BBD"/>
    <w:rsid w:val="001B4EAA"/>
    <w:rsid w:val="001B754E"/>
    <w:rsid w:val="001B7CD5"/>
    <w:rsid w:val="001C1494"/>
    <w:rsid w:val="001C207B"/>
    <w:rsid w:val="001C4F45"/>
    <w:rsid w:val="001D3E63"/>
    <w:rsid w:val="001D6B48"/>
    <w:rsid w:val="001E0EDC"/>
    <w:rsid w:val="001E3BE0"/>
    <w:rsid w:val="001F095F"/>
    <w:rsid w:val="001F3DC1"/>
    <w:rsid w:val="001F7F68"/>
    <w:rsid w:val="002036BB"/>
    <w:rsid w:val="002119D0"/>
    <w:rsid w:val="002129BF"/>
    <w:rsid w:val="00213E9A"/>
    <w:rsid w:val="002141D4"/>
    <w:rsid w:val="0021573D"/>
    <w:rsid w:val="00215B8D"/>
    <w:rsid w:val="00224A27"/>
    <w:rsid w:val="0022792F"/>
    <w:rsid w:val="00230124"/>
    <w:rsid w:val="00233509"/>
    <w:rsid w:val="00236BB9"/>
    <w:rsid w:val="00237D34"/>
    <w:rsid w:val="00237FB9"/>
    <w:rsid w:val="00244BE3"/>
    <w:rsid w:val="00246CBD"/>
    <w:rsid w:val="00252850"/>
    <w:rsid w:val="00254CCF"/>
    <w:rsid w:val="002614BD"/>
    <w:rsid w:val="00262760"/>
    <w:rsid w:val="00263826"/>
    <w:rsid w:val="00265791"/>
    <w:rsid w:val="002704C3"/>
    <w:rsid w:val="00272AF6"/>
    <w:rsid w:val="00273168"/>
    <w:rsid w:val="002741C7"/>
    <w:rsid w:val="00275CCA"/>
    <w:rsid w:val="00281B30"/>
    <w:rsid w:val="00283BF3"/>
    <w:rsid w:val="002869B5"/>
    <w:rsid w:val="00293B85"/>
    <w:rsid w:val="002A08BF"/>
    <w:rsid w:val="002A092D"/>
    <w:rsid w:val="002B32D9"/>
    <w:rsid w:val="002B3A55"/>
    <w:rsid w:val="002B6D6F"/>
    <w:rsid w:val="002C2426"/>
    <w:rsid w:val="002C55CA"/>
    <w:rsid w:val="002C5C66"/>
    <w:rsid w:val="002E09E9"/>
    <w:rsid w:val="002E0B6B"/>
    <w:rsid w:val="002E5224"/>
    <w:rsid w:val="002E5256"/>
    <w:rsid w:val="002F1583"/>
    <w:rsid w:val="002F7B08"/>
    <w:rsid w:val="003013A8"/>
    <w:rsid w:val="00305FD2"/>
    <w:rsid w:val="00307F58"/>
    <w:rsid w:val="00310C8F"/>
    <w:rsid w:val="003118BC"/>
    <w:rsid w:val="00313F73"/>
    <w:rsid w:val="00315989"/>
    <w:rsid w:val="0031736C"/>
    <w:rsid w:val="00317DFC"/>
    <w:rsid w:val="0032139A"/>
    <w:rsid w:val="003246C7"/>
    <w:rsid w:val="00337ADE"/>
    <w:rsid w:val="00340841"/>
    <w:rsid w:val="00344E02"/>
    <w:rsid w:val="00345721"/>
    <w:rsid w:val="00350B6D"/>
    <w:rsid w:val="00355D6A"/>
    <w:rsid w:val="00361CBF"/>
    <w:rsid w:val="00370032"/>
    <w:rsid w:val="00370749"/>
    <w:rsid w:val="00391B03"/>
    <w:rsid w:val="003923CE"/>
    <w:rsid w:val="00395101"/>
    <w:rsid w:val="00397DD2"/>
    <w:rsid w:val="003A205E"/>
    <w:rsid w:val="003A48C0"/>
    <w:rsid w:val="003A4BBE"/>
    <w:rsid w:val="003B1E95"/>
    <w:rsid w:val="003B7911"/>
    <w:rsid w:val="003C154D"/>
    <w:rsid w:val="003D3AED"/>
    <w:rsid w:val="003D68B0"/>
    <w:rsid w:val="003E0AC4"/>
    <w:rsid w:val="003E1C6E"/>
    <w:rsid w:val="003E3E60"/>
    <w:rsid w:val="003E7E9C"/>
    <w:rsid w:val="003F2037"/>
    <w:rsid w:val="003F6F47"/>
    <w:rsid w:val="003F7A3A"/>
    <w:rsid w:val="003F7AAA"/>
    <w:rsid w:val="0040074B"/>
    <w:rsid w:val="00401B2F"/>
    <w:rsid w:val="00405CD9"/>
    <w:rsid w:val="004116A4"/>
    <w:rsid w:val="00412C63"/>
    <w:rsid w:val="0041519A"/>
    <w:rsid w:val="00420F47"/>
    <w:rsid w:val="00422448"/>
    <w:rsid w:val="00424DFC"/>
    <w:rsid w:val="00425E11"/>
    <w:rsid w:val="00426E36"/>
    <w:rsid w:val="00430EE3"/>
    <w:rsid w:val="004323A1"/>
    <w:rsid w:val="00436CC1"/>
    <w:rsid w:val="00442280"/>
    <w:rsid w:val="00450890"/>
    <w:rsid w:val="00454D3D"/>
    <w:rsid w:val="00457A05"/>
    <w:rsid w:val="00460FAC"/>
    <w:rsid w:val="00461232"/>
    <w:rsid w:val="00465D48"/>
    <w:rsid w:val="00466488"/>
    <w:rsid w:val="00466EF9"/>
    <w:rsid w:val="004709E1"/>
    <w:rsid w:val="00472294"/>
    <w:rsid w:val="0047316B"/>
    <w:rsid w:val="00476F4C"/>
    <w:rsid w:val="00480589"/>
    <w:rsid w:val="00481243"/>
    <w:rsid w:val="00481E6E"/>
    <w:rsid w:val="00483941"/>
    <w:rsid w:val="00484CD2"/>
    <w:rsid w:val="0048570F"/>
    <w:rsid w:val="00492EA7"/>
    <w:rsid w:val="004954EA"/>
    <w:rsid w:val="004A35A7"/>
    <w:rsid w:val="004A5F67"/>
    <w:rsid w:val="004C1BA2"/>
    <w:rsid w:val="004C7864"/>
    <w:rsid w:val="004D3D3F"/>
    <w:rsid w:val="004D3D48"/>
    <w:rsid w:val="004D4CFC"/>
    <w:rsid w:val="004D65F8"/>
    <w:rsid w:val="004E1FC6"/>
    <w:rsid w:val="004E3B69"/>
    <w:rsid w:val="004E50CF"/>
    <w:rsid w:val="004E7A44"/>
    <w:rsid w:val="004F7798"/>
    <w:rsid w:val="00506377"/>
    <w:rsid w:val="00511FB5"/>
    <w:rsid w:val="005131DE"/>
    <w:rsid w:val="00513379"/>
    <w:rsid w:val="005146FE"/>
    <w:rsid w:val="00516361"/>
    <w:rsid w:val="00516AE0"/>
    <w:rsid w:val="005257AD"/>
    <w:rsid w:val="005322B8"/>
    <w:rsid w:val="005358B7"/>
    <w:rsid w:val="00540605"/>
    <w:rsid w:val="00547605"/>
    <w:rsid w:val="005548A4"/>
    <w:rsid w:val="005605ED"/>
    <w:rsid w:val="00562F31"/>
    <w:rsid w:val="0057103F"/>
    <w:rsid w:val="00576712"/>
    <w:rsid w:val="0058065D"/>
    <w:rsid w:val="00580B55"/>
    <w:rsid w:val="00582FA7"/>
    <w:rsid w:val="0059127B"/>
    <w:rsid w:val="00591C25"/>
    <w:rsid w:val="00592404"/>
    <w:rsid w:val="00595607"/>
    <w:rsid w:val="00596721"/>
    <w:rsid w:val="005A7B3F"/>
    <w:rsid w:val="005B0CCD"/>
    <w:rsid w:val="005B1037"/>
    <w:rsid w:val="005B3AAE"/>
    <w:rsid w:val="005B622C"/>
    <w:rsid w:val="005C07CA"/>
    <w:rsid w:val="005C6A53"/>
    <w:rsid w:val="005C7045"/>
    <w:rsid w:val="005D6112"/>
    <w:rsid w:val="005E0020"/>
    <w:rsid w:val="005E0613"/>
    <w:rsid w:val="005E1E8B"/>
    <w:rsid w:val="005E3A12"/>
    <w:rsid w:val="005E6A72"/>
    <w:rsid w:val="005F151D"/>
    <w:rsid w:val="005F1D87"/>
    <w:rsid w:val="005F1F2C"/>
    <w:rsid w:val="005F7CA1"/>
    <w:rsid w:val="00603B76"/>
    <w:rsid w:val="0061165E"/>
    <w:rsid w:val="0061425C"/>
    <w:rsid w:val="00617E74"/>
    <w:rsid w:val="006251CB"/>
    <w:rsid w:val="006265E1"/>
    <w:rsid w:val="006266ED"/>
    <w:rsid w:val="00627E90"/>
    <w:rsid w:val="00630794"/>
    <w:rsid w:val="00633CC0"/>
    <w:rsid w:val="006346DD"/>
    <w:rsid w:val="00640CBD"/>
    <w:rsid w:val="00651ECF"/>
    <w:rsid w:val="00651F9A"/>
    <w:rsid w:val="006526AD"/>
    <w:rsid w:val="00655773"/>
    <w:rsid w:val="00657C66"/>
    <w:rsid w:val="00661F75"/>
    <w:rsid w:val="00662967"/>
    <w:rsid w:val="00662C56"/>
    <w:rsid w:val="00673875"/>
    <w:rsid w:val="00675DDB"/>
    <w:rsid w:val="00681403"/>
    <w:rsid w:val="00681B4F"/>
    <w:rsid w:val="00682056"/>
    <w:rsid w:val="006821AA"/>
    <w:rsid w:val="0068369C"/>
    <w:rsid w:val="006B14A1"/>
    <w:rsid w:val="006B1DC0"/>
    <w:rsid w:val="006B70FA"/>
    <w:rsid w:val="006C1F74"/>
    <w:rsid w:val="006C2FB0"/>
    <w:rsid w:val="006C56A7"/>
    <w:rsid w:val="006C64E3"/>
    <w:rsid w:val="006C66D3"/>
    <w:rsid w:val="006D0F87"/>
    <w:rsid w:val="006E3890"/>
    <w:rsid w:val="006F25E2"/>
    <w:rsid w:val="006F53FA"/>
    <w:rsid w:val="006F5B7C"/>
    <w:rsid w:val="00704B97"/>
    <w:rsid w:val="007139D8"/>
    <w:rsid w:val="00713E1D"/>
    <w:rsid w:val="00715B50"/>
    <w:rsid w:val="0072194C"/>
    <w:rsid w:val="007225F0"/>
    <w:rsid w:val="0072550E"/>
    <w:rsid w:val="007271C6"/>
    <w:rsid w:val="00730685"/>
    <w:rsid w:val="00731C2C"/>
    <w:rsid w:val="00746FB5"/>
    <w:rsid w:val="00751811"/>
    <w:rsid w:val="00763186"/>
    <w:rsid w:val="007665F3"/>
    <w:rsid w:val="00766FF5"/>
    <w:rsid w:val="007720E4"/>
    <w:rsid w:val="00775AC9"/>
    <w:rsid w:val="007801A8"/>
    <w:rsid w:val="0078496E"/>
    <w:rsid w:val="00784DCC"/>
    <w:rsid w:val="00787705"/>
    <w:rsid w:val="00791716"/>
    <w:rsid w:val="007943F6"/>
    <w:rsid w:val="007A5253"/>
    <w:rsid w:val="007B41D5"/>
    <w:rsid w:val="007B4EB3"/>
    <w:rsid w:val="007B59B2"/>
    <w:rsid w:val="007C111C"/>
    <w:rsid w:val="007C141D"/>
    <w:rsid w:val="007C370C"/>
    <w:rsid w:val="007C6D49"/>
    <w:rsid w:val="007C7A88"/>
    <w:rsid w:val="007D104B"/>
    <w:rsid w:val="007D3C59"/>
    <w:rsid w:val="007D4584"/>
    <w:rsid w:val="007D6CCF"/>
    <w:rsid w:val="007E34A2"/>
    <w:rsid w:val="007E6CED"/>
    <w:rsid w:val="007F162F"/>
    <w:rsid w:val="007F1667"/>
    <w:rsid w:val="007F384D"/>
    <w:rsid w:val="007F5636"/>
    <w:rsid w:val="00801A6D"/>
    <w:rsid w:val="008143F5"/>
    <w:rsid w:val="008204AC"/>
    <w:rsid w:val="008266E9"/>
    <w:rsid w:val="0082687D"/>
    <w:rsid w:val="00827325"/>
    <w:rsid w:val="008309A0"/>
    <w:rsid w:val="00830BAC"/>
    <w:rsid w:val="0083233D"/>
    <w:rsid w:val="00836D9B"/>
    <w:rsid w:val="00846B4B"/>
    <w:rsid w:val="0085117A"/>
    <w:rsid w:val="00851BFC"/>
    <w:rsid w:val="00861A5B"/>
    <w:rsid w:val="008700E2"/>
    <w:rsid w:val="00876C1A"/>
    <w:rsid w:val="0088425C"/>
    <w:rsid w:val="00885E4F"/>
    <w:rsid w:val="008A4D61"/>
    <w:rsid w:val="008B0273"/>
    <w:rsid w:val="008B3EE7"/>
    <w:rsid w:val="008B53CA"/>
    <w:rsid w:val="008C00F6"/>
    <w:rsid w:val="008C4EA5"/>
    <w:rsid w:val="008C51C1"/>
    <w:rsid w:val="008D2948"/>
    <w:rsid w:val="008D2B7F"/>
    <w:rsid w:val="008D4173"/>
    <w:rsid w:val="008D4B05"/>
    <w:rsid w:val="008D6623"/>
    <w:rsid w:val="008D746C"/>
    <w:rsid w:val="008E09BB"/>
    <w:rsid w:val="008E4469"/>
    <w:rsid w:val="008E4548"/>
    <w:rsid w:val="008E463B"/>
    <w:rsid w:val="008E6EF5"/>
    <w:rsid w:val="008E7784"/>
    <w:rsid w:val="008F2D05"/>
    <w:rsid w:val="009016C8"/>
    <w:rsid w:val="00901784"/>
    <w:rsid w:val="0090399B"/>
    <w:rsid w:val="00903E9C"/>
    <w:rsid w:val="00904691"/>
    <w:rsid w:val="00905D6E"/>
    <w:rsid w:val="00910A7E"/>
    <w:rsid w:val="009145DA"/>
    <w:rsid w:val="00916401"/>
    <w:rsid w:val="00921E5B"/>
    <w:rsid w:val="00922FA8"/>
    <w:rsid w:val="00926E88"/>
    <w:rsid w:val="00926FBB"/>
    <w:rsid w:val="009338E2"/>
    <w:rsid w:val="00934D6B"/>
    <w:rsid w:val="009371DA"/>
    <w:rsid w:val="009375E3"/>
    <w:rsid w:val="0094202C"/>
    <w:rsid w:val="00946F11"/>
    <w:rsid w:val="00952EBE"/>
    <w:rsid w:val="00963879"/>
    <w:rsid w:val="00964A6F"/>
    <w:rsid w:val="009659CE"/>
    <w:rsid w:val="00974614"/>
    <w:rsid w:val="0097655F"/>
    <w:rsid w:val="009809ED"/>
    <w:rsid w:val="00981E3E"/>
    <w:rsid w:val="00982F97"/>
    <w:rsid w:val="00985961"/>
    <w:rsid w:val="0099265B"/>
    <w:rsid w:val="009A1074"/>
    <w:rsid w:val="009A2B9D"/>
    <w:rsid w:val="009A2DD5"/>
    <w:rsid w:val="009A38F5"/>
    <w:rsid w:val="009A5C6F"/>
    <w:rsid w:val="009B24E9"/>
    <w:rsid w:val="009B51F5"/>
    <w:rsid w:val="009B5587"/>
    <w:rsid w:val="009B7DD9"/>
    <w:rsid w:val="009C34E5"/>
    <w:rsid w:val="009D0DC0"/>
    <w:rsid w:val="009D7ECA"/>
    <w:rsid w:val="009E24E7"/>
    <w:rsid w:val="009F2929"/>
    <w:rsid w:val="009F2E26"/>
    <w:rsid w:val="009F6DBD"/>
    <w:rsid w:val="00A03C29"/>
    <w:rsid w:val="00A2407E"/>
    <w:rsid w:val="00A30C9A"/>
    <w:rsid w:val="00A559FA"/>
    <w:rsid w:val="00A567F4"/>
    <w:rsid w:val="00A60637"/>
    <w:rsid w:val="00A672C8"/>
    <w:rsid w:val="00A70400"/>
    <w:rsid w:val="00A70DF9"/>
    <w:rsid w:val="00A7292E"/>
    <w:rsid w:val="00A75ADB"/>
    <w:rsid w:val="00A76D54"/>
    <w:rsid w:val="00A82737"/>
    <w:rsid w:val="00A82955"/>
    <w:rsid w:val="00A837D8"/>
    <w:rsid w:val="00A83867"/>
    <w:rsid w:val="00A84B1B"/>
    <w:rsid w:val="00A84C31"/>
    <w:rsid w:val="00A9258B"/>
    <w:rsid w:val="00A940A4"/>
    <w:rsid w:val="00A97C6B"/>
    <w:rsid w:val="00AA2DAB"/>
    <w:rsid w:val="00AA3458"/>
    <w:rsid w:val="00AA6C04"/>
    <w:rsid w:val="00AB15E6"/>
    <w:rsid w:val="00AB17C3"/>
    <w:rsid w:val="00AB4E2A"/>
    <w:rsid w:val="00AC0BDF"/>
    <w:rsid w:val="00AC3B47"/>
    <w:rsid w:val="00AC67B4"/>
    <w:rsid w:val="00AC6F36"/>
    <w:rsid w:val="00AC7263"/>
    <w:rsid w:val="00AC7665"/>
    <w:rsid w:val="00AD29B7"/>
    <w:rsid w:val="00AD4A8B"/>
    <w:rsid w:val="00AE0E35"/>
    <w:rsid w:val="00AF0A92"/>
    <w:rsid w:val="00AF5C29"/>
    <w:rsid w:val="00AF698B"/>
    <w:rsid w:val="00B012D3"/>
    <w:rsid w:val="00B01823"/>
    <w:rsid w:val="00B0620C"/>
    <w:rsid w:val="00B13C33"/>
    <w:rsid w:val="00B16D39"/>
    <w:rsid w:val="00B17552"/>
    <w:rsid w:val="00B21F88"/>
    <w:rsid w:val="00B222B9"/>
    <w:rsid w:val="00B23B17"/>
    <w:rsid w:val="00B41AD2"/>
    <w:rsid w:val="00B455CD"/>
    <w:rsid w:val="00B475D4"/>
    <w:rsid w:val="00B47AB4"/>
    <w:rsid w:val="00B47D97"/>
    <w:rsid w:val="00B50DE5"/>
    <w:rsid w:val="00B55752"/>
    <w:rsid w:val="00B574BE"/>
    <w:rsid w:val="00B61104"/>
    <w:rsid w:val="00B65463"/>
    <w:rsid w:val="00B75A2E"/>
    <w:rsid w:val="00B8649C"/>
    <w:rsid w:val="00B870C6"/>
    <w:rsid w:val="00B90615"/>
    <w:rsid w:val="00B9357C"/>
    <w:rsid w:val="00B95D0B"/>
    <w:rsid w:val="00B95DBF"/>
    <w:rsid w:val="00B9710A"/>
    <w:rsid w:val="00B977EC"/>
    <w:rsid w:val="00BB732F"/>
    <w:rsid w:val="00BC45AC"/>
    <w:rsid w:val="00BC6417"/>
    <w:rsid w:val="00BD06E9"/>
    <w:rsid w:val="00BD5AF5"/>
    <w:rsid w:val="00BD6BA6"/>
    <w:rsid w:val="00BE0A75"/>
    <w:rsid w:val="00BE0F20"/>
    <w:rsid w:val="00BE21BA"/>
    <w:rsid w:val="00BE343E"/>
    <w:rsid w:val="00BE5A60"/>
    <w:rsid w:val="00BE74B5"/>
    <w:rsid w:val="00BF0262"/>
    <w:rsid w:val="00BF39EF"/>
    <w:rsid w:val="00C037F2"/>
    <w:rsid w:val="00C10D6D"/>
    <w:rsid w:val="00C16507"/>
    <w:rsid w:val="00C421C4"/>
    <w:rsid w:val="00C4587C"/>
    <w:rsid w:val="00C607A7"/>
    <w:rsid w:val="00C66DA5"/>
    <w:rsid w:val="00C6719B"/>
    <w:rsid w:val="00C70448"/>
    <w:rsid w:val="00C72E81"/>
    <w:rsid w:val="00C75BDA"/>
    <w:rsid w:val="00C859C6"/>
    <w:rsid w:val="00C91EEF"/>
    <w:rsid w:val="00C961E6"/>
    <w:rsid w:val="00CA08D9"/>
    <w:rsid w:val="00CA1858"/>
    <w:rsid w:val="00CB5B84"/>
    <w:rsid w:val="00CB799A"/>
    <w:rsid w:val="00CC03B0"/>
    <w:rsid w:val="00CC306F"/>
    <w:rsid w:val="00CC62DA"/>
    <w:rsid w:val="00CC780D"/>
    <w:rsid w:val="00CC7E3F"/>
    <w:rsid w:val="00CD490C"/>
    <w:rsid w:val="00CD5643"/>
    <w:rsid w:val="00CD634C"/>
    <w:rsid w:val="00CD6D00"/>
    <w:rsid w:val="00CD72B4"/>
    <w:rsid w:val="00CE24CA"/>
    <w:rsid w:val="00CE5F6B"/>
    <w:rsid w:val="00CF17E6"/>
    <w:rsid w:val="00CF4C0A"/>
    <w:rsid w:val="00CF7A55"/>
    <w:rsid w:val="00D12C94"/>
    <w:rsid w:val="00D14778"/>
    <w:rsid w:val="00D1771C"/>
    <w:rsid w:val="00D24A06"/>
    <w:rsid w:val="00D24CC1"/>
    <w:rsid w:val="00D26E32"/>
    <w:rsid w:val="00D273AF"/>
    <w:rsid w:val="00D352AA"/>
    <w:rsid w:val="00D37675"/>
    <w:rsid w:val="00D37A38"/>
    <w:rsid w:val="00D4416A"/>
    <w:rsid w:val="00D46CA6"/>
    <w:rsid w:val="00D51C80"/>
    <w:rsid w:val="00D567ED"/>
    <w:rsid w:val="00D56B40"/>
    <w:rsid w:val="00D62468"/>
    <w:rsid w:val="00D64FC8"/>
    <w:rsid w:val="00D65884"/>
    <w:rsid w:val="00D65B20"/>
    <w:rsid w:val="00D661A5"/>
    <w:rsid w:val="00D75ECF"/>
    <w:rsid w:val="00D840A4"/>
    <w:rsid w:val="00D847A9"/>
    <w:rsid w:val="00D84B4C"/>
    <w:rsid w:val="00D91E59"/>
    <w:rsid w:val="00D9236B"/>
    <w:rsid w:val="00D9453E"/>
    <w:rsid w:val="00D946A7"/>
    <w:rsid w:val="00D95773"/>
    <w:rsid w:val="00D96C0C"/>
    <w:rsid w:val="00D96FDB"/>
    <w:rsid w:val="00DB295B"/>
    <w:rsid w:val="00DB3DAB"/>
    <w:rsid w:val="00DB41DF"/>
    <w:rsid w:val="00DC1C8A"/>
    <w:rsid w:val="00DC230C"/>
    <w:rsid w:val="00DC3279"/>
    <w:rsid w:val="00DC7BED"/>
    <w:rsid w:val="00DD2DB0"/>
    <w:rsid w:val="00DD4399"/>
    <w:rsid w:val="00DE0CF4"/>
    <w:rsid w:val="00DE19EF"/>
    <w:rsid w:val="00DE1B80"/>
    <w:rsid w:val="00DE1F4F"/>
    <w:rsid w:val="00DE2CCE"/>
    <w:rsid w:val="00DE5AA4"/>
    <w:rsid w:val="00DE6FB0"/>
    <w:rsid w:val="00DF31D5"/>
    <w:rsid w:val="00E11F39"/>
    <w:rsid w:val="00E12A77"/>
    <w:rsid w:val="00E12AF8"/>
    <w:rsid w:val="00E142A0"/>
    <w:rsid w:val="00E157CB"/>
    <w:rsid w:val="00E15DF8"/>
    <w:rsid w:val="00E168A0"/>
    <w:rsid w:val="00E2677B"/>
    <w:rsid w:val="00E2767C"/>
    <w:rsid w:val="00E312E9"/>
    <w:rsid w:val="00E3144F"/>
    <w:rsid w:val="00E36246"/>
    <w:rsid w:val="00E44720"/>
    <w:rsid w:val="00E4557D"/>
    <w:rsid w:val="00E46638"/>
    <w:rsid w:val="00E525BE"/>
    <w:rsid w:val="00E60798"/>
    <w:rsid w:val="00E61BD4"/>
    <w:rsid w:val="00E63487"/>
    <w:rsid w:val="00E700FA"/>
    <w:rsid w:val="00E71A97"/>
    <w:rsid w:val="00E81D79"/>
    <w:rsid w:val="00E91E26"/>
    <w:rsid w:val="00E926F3"/>
    <w:rsid w:val="00E93055"/>
    <w:rsid w:val="00E93C8A"/>
    <w:rsid w:val="00E942C5"/>
    <w:rsid w:val="00E9654B"/>
    <w:rsid w:val="00EA0F5C"/>
    <w:rsid w:val="00EA49A6"/>
    <w:rsid w:val="00EB299A"/>
    <w:rsid w:val="00EB2DC5"/>
    <w:rsid w:val="00EC0E06"/>
    <w:rsid w:val="00EC630B"/>
    <w:rsid w:val="00ED14AF"/>
    <w:rsid w:val="00ED2A90"/>
    <w:rsid w:val="00ED50D6"/>
    <w:rsid w:val="00EE04BE"/>
    <w:rsid w:val="00EE0E7B"/>
    <w:rsid w:val="00EE502F"/>
    <w:rsid w:val="00EE7919"/>
    <w:rsid w:val="00EF0C28"/>
    <w:rsid w:val="00EF7553"/>
    <w:rsid w:val="00F1531A"/>
    <w:rsid w:val="00F1591B"/>
    <w:rsid w:val="00F1615C"/>
    <w:rsid w:val="00F1747A"/>
    <w:rsid w:val="00F23675"/>
    <w:rsid w:val="00F26AE0"/>
    <w:rsid w:val="00F34461"/>
    <w:rsid w:val="00F35A11"/>
    <w:rsid w:val="00F46D12"/>
    <w:rsid w:val="00F529EB"/>
    <w:rsid w:val="00F53710"/>
    <w:rsid w:val="00F537F3"/>
    <w:rsid w:val="00F53C03"/>
    <w:rsid w:val="00F5513E"/>
    <w:rsid w:val="00F55A37"/>
    <w:rsid w:val="00F627EC"/>
    <w:rsid w:val="00F67584"/>
    <w:rsid w:val="00F85447"/>
    <w:rsid w:val="00F90026"/>
    <w:rsid w:val="00F921B8"/>
    <w:rsid w:val="00FA14ED"/>
    <w:rsid w:val="00FA349F"/>
    <w:rsid w:val="00FA3C0E"/>
    <w:rsid w:val="00FA4E71"/>
    <w:rsid w:val="00FA55CA"/>
    <w:rsid w:val="00FB0E44"/>
    <w:rsid w:val="00FB16CC"/>
    <w:rsid w:val="00FB7FFE"/>
    <w:rsid w:val="00FC0C07"/>
    <w:rsid w:val="00FC0D6C"/>
    <w:rsid w:val="00FC2CB5"/>
    <w:rsid w:val="00FC497F"/>
    <w:rsid w:val="00FE3C03"/>
    <w:rsid w:val="00FE6861"/>
    <w:rsid w:val="00FF0A30"/>
    <w:rsid w:val="00FF18BB"/>
    <w:rsid w:val="00FF2239"/>
    <w:rsid w:val="00FF2695"/>
    <w:rsid w:val="00FF66EC"/>
    <w:rsid w:val="02A02F57"/>
    <w:rsid w:val="04B25AE0"/>
    <w:rsid w:val="0AF4A9DD"/>
    <w:rsid w:val="0BE94E8E"/>
    <w:rsid w:val="1AF305DC"/>
    <w:rsid w:val="1D00BEB8"/>
    <w:rsid w:val="1D71BF44"/>
    <w:rsid w:val="235DBA3A"/>
    <w:rsid w:val="2545D82D"/>
    <w:rsid w:val="3189DEDA"/>
    <w:rsid w:val="39ABA009"/>
    <w:rsid w:val="3A0C5ABC"/>
    <w:rsid w:val="3E893B17"/>
    <w:rsid w:val="40C990DB"/>
    <w:rsid w:val="44D116B6"/>
    <w:rsid w:val="4994FE33"/>
    <w:rsid w:val="4CB942A6"/>
    <w:rsid w:val="5DB5205F"/>
    <w:rsid w:val="5E6481BD"/>
    <w:rsid w:val="694F2032"/>
    <w:rsid w:val="712A0513"/>
    <w:rsid w:val="7873F2A6"/>
    <w:rsid w:val="7CA8C97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9958A8"/>
  <w15:docId w15:val="{E65F89A5-8985-43A3-B7FC-B06491ED9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1D79"/>
    <w:rPr>
      <w:rFonts w:ascii="Arial" w:hAnsi="Arial"/>
      <w:szCs w:val="24"/>
    </w:rPr>
  </w:style>
  <w:style w:type="paragraph" w:styleId="Heading1">
    <w:name w:val="heading 1"/>
    <w:basedOn w:val="Normal"/>
    <w:next w:val="Normal"/>
    <w:qFormat/>
    <w:pPr>
      <w:keepNext/>
      <w:outlineLvl w:val="0"/>
    </w:pPr>
    <w:rPr>
      <w:b/>
      <w:bCs/>
      <w:sz w:val="24"/>
    </w:rPr>
  </w:style>
  <w:style w:type="paragraph" w:styleId="Heading2">
    <w:name w:val="heading 2"/>
    <w:basedOn w:val="Normal"/>
    <w:next w:val="Normal"/>
    <w:qFormat/>
    <w:pPr>
      <w:keepNext/>
      <w:jc w:val="center"/>
      <w:outlineLvl w:val="1"/>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Cs w:val="20"/>
    </w:rPr>
  </w:style>
  <w:style w:type="paragraph" w:styleId="BodyTextIndent">
    <w:name w:val="Body Text Indent"/>
    <w:basedOn w:val="Normal"/>
    <w:pPr>
      <w:ind w:left="720"/>
      <w:jc w:val="both"/>
    </w:pPr>
    <w:rPr>
      <w:rFonts w:cs="Arial"/>
    </w:rPr>
  </w:style>
  <w:style w:type="paragraph" w:styleId="BodyText">
    <w:name w:val="Body Text"/>
    <w:basedOn w:val="Normal"/>
    <w:pPr>
      <w:jc w:val="both"/>
    </w:pPr>
    <w:rPr>
      <w:rFonts w:cs="Arial"/>
    </w:rPr>
  </w:style>
  <w:style w:type="paragraph" w:styleId="BodyTextIndent3">
    <w:name w:val="Body Text Indent 3"/>
    <w:basedOn w:val="Normal"/>
    <w:pPr>
      <w:ind w:left="540" w:hanging="540"/>
      <w:jc w:val="both"/>
    </w:pPr>
  </w:style>
  <w:style w:type="paragraph" w:styleId="BodyText3">
    <w:name w:val="Body Text 3"/>
    <w:basedOn w:val="Normal"/>
    <w:pPr>
      <w:jc w:val="both"/>
    </w:pPr>
    <w:rPr>
      <w:rFonts w:cs="Arial"/>
      <w:sz w:val="18"/>
    </w:rPr>
  </w:style>
  <w:style w:type="paragraph" w:styleId="BodyTextIndent2">
    <w:name w:val="Body Text Indent 2"/>
    <w:basedOn w:val="Normal"/>
    <w:pPr>
      <w:ind w:firstLine="720"/>
      <w:jc w:val="both"/>
    </w:pPr>
    <w:rPr>
      <w:rFonts w:cs="Arial"/>
      <w:sz w:val="17"/>
    </w:rPr>
  </w:style>
  <w:style w:type="paragraph" w:styleId="BalloonText">
    <w:name w:val="Balloon Text"/>
    <w:basedOn w:val="Normal"/>
    <w:semiHidden/>
    <w:rsid w:val="006B1DC0"/>
    <w:rPr>
      <w:rFonts w:ascii="Tahoma" w:hAnsi="Tahoma" w:cs="Tahoma"/>
      <w:sz w:val="16"/>
      <w:szCs w:val="16"/>
    </w:rPr>
  </w:style>
  <w:style w:type="paragraph" w:styleId="ListParagraph">
    <w:name w:val="List Paragraph"/>
    <w:basedOn w:val="Normal"/>
    <w:uiPriority w:val="34"/>
    <w:qFormat/>
    <w:rsid w:val="00D273AF"/>
    <w:pPr>
      <w:ind w:left="720"/>
    </w:pPr>
  </w:style>
  <w:style w:type="paragraph" w:styleId="CommentSubject">
    <w:name w:val="annotation subject"/>
    <w:basedOn w:val="CommentText"/>
    <w:next w:val="CommentText"/>
    <w:link w:val="CommentSubjectChar"/>
    <w:rsid w:val="003F7A3A"/>
    <w:rPr>
      <w:b/>
      <w:bCs/>
    </w:rPr>
  </w:style>
  <w:style w:type="character" w:customStyle="1" w:styleId="CommentTextChar">
    <w:name w:val="Comment Text Char"/>
    <w:link w:val="CommentText"/>
    <w:uiPriority w:val="99"/>
    <w:semiHidden/>
    <w:rsid w:val="003F7A3A"/>
    <w:rPr>
      <w:rFonts w:ascii="Arial" w:hAnsi="Arial"/>
    </w:rPr>
  </w:style>
  <w:style w:type="character" w:customStyle="1" w:styleId="CommentSubjectChar">
    <w:name w:val="Comment Subject Char"/>
    <w:link w:val="CommentSubject"/>
    <w:rsid w:val="003F7A3A"/>
    <w:rPr>
      <w:rFonts w:ascii="Arial" w:hAnsi="Arial"/>
      <w:b/>
      <w:bCs/>
    </w:rPr>
  </w:style>
  <w:style w:type="paragraph" w:styleId="Header">
    <w:name w:val="header"/>
    <w:basedOn w:val="Normal"/>
    <w:link w:val="HeaderChar"/>
    <w:uiPriority w:val="99"/>
    <w:rsid w:val="00412C63"/>
    <w:pPr>
      <w:tabs>
        <w:tab w:val="center" w:pos="4680"/>
        <w:tab w:val="right" w:pos="9360"/>
      </w:tabs>
    </w:pPr>
  </w:style>
  <w:style w:type="character" w:customStyle="1" w:styleId="HeaderChar">
    <w:name w:val="Header Char"/>
    <w:link w:val="Header"/>
    <w:uiPriority w:val="99"/>
    <w:rsid w:val="00412C63"/>
    <w:rPr>
      <w:rFonts w:ascii="Arial" w:hAnsi="Arial"/>
      <w:szCs w:val="24"/>
    </w:rPr>
  </w:style>
  <w:style w:type="paragraph" w:styleId="Footer">
    <w:name w:val="footer"/>
    <w:basedOn w:val="Normal"/>
    <w:link w:val="FooterChar"/>
    <w:uiPriority w:val="99"/>
    <w:rsid w:val="00412C63"/>
    <w:pPr>
      <w:tabs>
        <w:tab w:val="center" w:pos="4680"/>
        <w:tab w:val="right" w:pos="9360"/>
      </w:tabs>
    </w:pPr>
  </w:style>
  <w:style w:type="character" w:customStyle="1" w:styleId="FooterChar">
    <w:name w:val="Footer Char"/>
    <w:link w:val="Footer"/>
    <w:uiPriority w:val="99"/>
    <w:rsid w:val="00412C63"/>
    <w:rPr>
      <w:rFonts w:ascii="Arial" w:hAnsi="Arial"/>
      <w:szCs w:val="24"/>
    </w:rPr>
  </w:style>
  <w:style w:type="table" w:styleId="TableGrid">
    <w:name w:val="Table Grid"/>
    <w:basedOn w:val="TableNormal"/>
    <w:rsid w:val="00F90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68A0"/>
    <w:rPr>
      <w:color w:val="808080"/>
    </w:rPr>
  </w:style>
  <w:style w:type="character" w:styleId="Hyperlink">
    <w:name w:val="Hyperlink"/>
    <w:basedOn w:val="DefaultParagraphFont"/>
    <w:rsid w:val="00730685"/>
    <w:rPr>
      <w:color w:val="0000FF" w:themeColor="hyperlink"/>
      <w:u w:val="single"/>
    </w:rPr>
  </w:style>
  <w:style w:type="paragraph" w:styleId="Revision">
    <w:name w:val="Revision"/>
    <w:hidden/>
    <w:uiPriority w:val="99"/>
    <w:semiHidden/>
    <w:rsid w:val="008D746C"/>
    <w:rPr>
      <w:rFonts w:ascii="Arial" w:hAnsi="Arial"/>
      <w:szCs w:val="24"/>
    </w:rPr>
  </w:style>
  <w:style w:type="paragraph" w:styleId="NormalWeb">
    <w:name w:val="Normal (Web)"/>
    <w:basedOn w:val="Normal"/>
    <w:uiPriority w:val="99"/>
    <w:unhideWhenUsed/>
    <w:rsid w:val="009E24E7"/>
    <w:pPr>
      <w:spacing w:before="100" w:beforeAutospacing="1" w:after="100" w:afterAutospacing="1"/>
    </w:pPr>
    <w:rPr>
      <w:rFonts w:ascii="Times New Roman" w:hAnsi="Times New Roman"/>
      <w:sz w:val="24"/>
    </w:rPr>
  </w:style>
  <w:style w:type="character" w:styleId="FollowedHyperlink">
    <w:name w:val="FollowedHyperlink"/>
    <w:basedOn w:val="DefaultParagraphFont"/>
    <w:semiHidden/>
    <w:unhideWhenUsed/>
    <w:rsid w:val="008E09BB"/>
    <w:rPr>
      <w:color w:val="800080" w:themeColor="followedHyperlink"/>
      <w:u w:val="single"/>
    </w:rPr>
  </w:style>
  <w:style w:type="character" w:styleId="UnresolvedMention">
    <w:name w:val="Unresolved Mention"/>
    <w:basedOn w:val="DefaultParagraphFont"/>
    <w:uiPriority w:val="99"/>
    <w:semiHidden/>
    <w:unhideWhenUsed/>
    <w:rsid w:val="00B222B9"/>
    <w:rPr>
      <w:color w:val="605E5C"/>
      <w:shd w:val="clear" w:color="auto" w:fill="E1DFDD"/>
    </w:rPr>
  </w:style>
  <w:style w:type="character" w:styleId="Strong">
    <w:name w:val="Strong"/>
    <w:basedOn w:val="DefaultParagraphFont"/>
    <w:uiPriority w:val="22"/>
    <w:qFormat/>
    <w:rsid w:val="00981E3E"/>
    <w:rPr>
      <w:b/>
      <w:bCs/>
    </w:rPr>
  </w:style>
  <w:style w:type="character" w:customStyle="1" w:styleId="apple-converted-space">
    <w:name w:val="apple-converted-space"/>
    <w:basedOn w:val="DefaultParagraphFont"/>
    <w:rsid w:val="00C16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22757">
      <w:bodyDiv w:val="1"/>
      <w:marLeft w:val="0"/>
      <w:marRight w:val="0"/>
      <w:marTop w:val="0"/>
      <w:marBottom w:val="0"/>
      <w:divBdr>
        <w:top w:val="none" w:sz="0" w:space="0" w:color="auto"/>
        <w:left w:val="none" w:sz="0" w:space="0" w:color="auto"/>
        <w:bottom w:val="none" w:sz="0" w:space="0" w:color="auto"/>
        <w:right w:val="none" w:sz="0" w:space="0" w:color="auto"/>
      </w:divBdr>
      <w:divsChild>
        <w:div w:id="75984440">
          <w:marLeft w:val="0"/>
          <w:marRight w:val="0"/>
          <w:marTop w:val="0"/>
          <w:marBottom w:val="0"/>
          <w:divBdr>
            <w:top w:val="none" w:sz="0" w:space="0" w:color="auto"/>
            <w:left w:val="none" w:sz="0" w:space="0" w:color="auto"/>
            <w:bottom w:val="none" w:sz="0" w:space="0" w:color="auto"/>
            <w:right w:val="none" w:sz="0" w:space="0" w:color="auto"/>
          </w:divBdr>
          <w:divsChild>
            <w:div w:id="811678674">
              <w:marLeft w:val="0"/>
              <w:marRight w:val="0"/>
              <w:marTop w:val="0"/>
              <w:marBottom w:val="0"/>
              <w:divBdr>
                <w:top w:val="none" w:sz="0" w:space="0" w:color="auto"/>
                <w:left w:val="none" w:sz="0" w:space="0" w:color="auto"/>
                <w:bottom w:val="none" w:sz="0" w:space="0" w:color="auto"/>
                <w:right w:val="none" w:sz="0" w:space="0" w:color="auto"/>
              </w:divBdr>
              <w:divsChild>
                <w:div w:id="1563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205866">
      <w:bodyDiv w:val="1"/>
      <w:marLeft w:val="0"/>
      <w:marRight w:val="0"/>
      <w:marTop w:val="0"/>
      <w:marBottom w:val="0"/>
      <w:divBdr>
        <w:top w:val="none" w:sz="0" w:space="0" w:color="auto"/>
        <w:left w:val="none" w:sz="0" w:space="0" w:color="auto"/>
        <w:bottom w:val="none" w:sz="0" w:space="0" w:color="auto"/>
        <w:right w:val="none" w:sz="0" w:space="0" w:color="auto"/>
      </w:divBdr>
    </w:div>
    <w:div w:id="368645354">
      <w:bodyDiv w:val="1"/>
      <w:marLeft w:val="0"/>
      <w:marRight w:val="0"/>
      <w:marTop w:val="0"/>
      <w:marBottom w:val="0"/>
      <w:divBdr>
        <w:top w:val="none" w:sz="0" w:space="0" w:color="auto"/>
        <w:left w:val="none" w:sz="0" w:space="0" w:color="auto"/>
        <w:bottom w:val="none" w:sz="0" w:space="0" w:color="auto"/>
        <w:right w:val="none" w:sz="0" w:space="0" w:color="auto"/>
      </w:divBdr>
    </w:div>
    <w:div w:id="514459143">
      <w:bodyDiv w:val="1"/>
      <w:marLeft w:val="0"/>
      <w:marRight w:val="0"/>
      <w:marTop w:val="0"/>
      <w:marBottom w:val="0"/>
      <w:divBdr>
        <w:top w:val="none" w:sz="0" w:space="0" w:color="auto"/>
        <w:left w:val="none" w:sz="0" w:space="0" w:color="auto"/>
        <w:bottom w:val="none" w:sz="0" w:space="0" w:color="auto"/>
        <w:right w:val="none" w:sz="0" w:space="0" w:color="auto"/>
      </w:divBdr>
    </w:div>
    <w:div w:id="559293553">
      <w:bodyDiv w:val="1"/>
      <w:marLeft w:val="0"/>
      <w:marRight w:val="0"/>
      <w:marTop w:val="0"/>
      <w:marBottom w:val="0"/>
      <w:divBdr>
        <w:top w:val="none" w:sz="0" w:space="0" w:color="auto"/>
        <w:left w:val="none" w:sz="0" w:space="0" w:color="auto"/>
        <w:bottom w:val="none" w:sz="0" w:space="0" w:color="auto"/>
        <w:right w:val="none" w:sz="0" w:space="0" w:color="auto"/>
      </w:divBdr>
    </w:div>
    <w:div w:id="588387064">
      <w:bodyDiv w:val="1"/>
      <w:marLeft w:val="0"/>
      <w:marRight w:val="0"/>
      <w:marTop w:val="0"/>
      <w:marBottom w:val="0"/>
      <w:divBdr>
        <w:top w:val="none" w:sz="0" w:space="0" w:color="auto"/>
        <w:left w:val="none" w:sz="0" w:space="0" w:color="auto"/>
        <w:bottom w:val="none" w:sz="0" w:space="0" w:color="auto"/>
        <w:right w:val="none" w:sz="0" w:space="0" w:color="auto"/>
      </w:divBdr>
      <w:divsChild>
        <w:div w:id="1886792217">
          <w:marLeft w:val="0"/>
          <w:marRight w:val="0"/>
          <w:marTop w:val="0"/>
          <w:marBottom w:val="0"/>
          <w:divBdr>
            <w:top w:val="none" w:sz="0" w:space="0" w:color="auto"/>
            <w:left w:val="none" w:sz="0" w:space="0" w:color="auto"/>
            <w:bottom w:val="none" w:sz="0" w:space="0" w:color="auto"/>
            <w:right w:val="none" w:sz="0" w:space="0" w:color="auto"/>
          </w:divBdr>
          <w:divsChild>
            <w:div w:id="2101440009">
              <w:marLeft w:val="0"/>
              <w:marRight w:val="0"/>
              <w:marTop w:val="0"/>
              <w:marBottom w:val="0"/>
              <w:divBdr>
                <w:top w:val="none" w:sz="0" w:space="0" w:color="auto"/>
                <w:left w:val="none" w:sz="0" w:space="0" w:color="auto"/>
                <w:bottom w:val="none" w:sz="0" w:space="0" w:color="auto"/>
                <w:right w:val="none" w:sz="0" w:space="0" w:color="auto"/>
              </w:divBdr>
              <w:divsChild>
                <w:div w:id="13247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137373">
      <w:bodyDiv w:val="1"/>
      <w:marLeft w:val="0"/>
      <w:marRight w:val="0"/>
      <w:marTop w:val="0"/>
      <w:marBottom w:val="0"/>
      <w:divBdr>
        <w:top w:val="none" w:sz="0" w:space="0" w:color="auto"/>
        <w:left w:val="none" w:sz="0" w:space="0" w:color="auto"/>
        <w:bottom w:val="none" w:sz="0" w:space="0" w:color="auto"/>
        <w:right w:val="none" w:sz="0" w:space="0" w:color="auto"/>
      </w:divBdr>
    </w:div>
    <w:div w:id="1083574017">
      <w:bodyDiv w:val="1"/>
      <w:marLeft w:val="0"/>
      <w:marRight w:val="0"/>
      <w:marTop w:val="0"/>
      <w:marBottom w:val="0"/>
      <w:divBdr>
        <w:top w:val="none" w:sz="0" w:space="0" w:color="auto"/>
        <w:left w:val="none" w:sz="0" w:space="0" w:color="auto"/>
        <w:bottom w:val="none" w:sz="0" w:space="0" w:color="auto"/>
        <w:right w:val="none" w:sz="0" w:space="0" w:color="auto"/>
      </w:divBdr>
    </w:div>
    <w:div w:id="1166017826">
      <w:bodyDiv w:val="1"/>
      <w:marLeft w:val="0"/>
      <w:marRight w:val="0"/>
      <w:marTop w:val="0"/>
      <w:marBottom w:val="0"/>
      <w:divBdr>
        <w:top w:val="none" w:sz="0" w:space="0" w:color="auto"/>
        <w:left w:val="none" w:sz="0" w:space="0" w:color="auto"/>
        <w:bottom w:val="none" w:sz="0" w:space="0" w:color="auto"/>
        <w:right w:val="none" w:sz="0" w:space="0" w:color="auto"/>
      </w:divBdr>
    </w:div>
    <w:div w:id="1979726251">
      <w:bodyDiv w:val="1"/>
      <w:marLeft w:val="0"/>
      <w:marRight w:val="0"/>
      <w:marTop w:val="0"/>
      <w:marBottom w:val="0"/>
      <w:divBdr>
        <w:top w:val="none" w:sz="0" w:space="0" w:color="auto"/>
        <w:left w:val="none" w:sz="0" w:space="0" w:color="auto"/>
        <w:bottom w:val="none" w:sz="0" w:space="0" w:color="auto"/>
        <w:right w:val="none" w:sz="0" w:space="0" w:color="auto"/>
      </w:divBdr>
    </w:div>
    <w:div w:id="2001231882">
      <w:bodyDiv w:val="1"/>
      <w:marLeft w:val="0"/>
      <w:marRight w:val="0"/>
      <w:marTop w:val="0"/>
      <w:marBottom w:val="0"/>
      <w:divBdr>
        <w:top w:val="none" w:sz="0" w:space="0" w:color="auto"/>
        <w:left w:val="none" w:sz="0" w:space="0" w:color="auto"/>
        <w:bottom w:val="none" w:sz="0" w:space="0" w:color="auto"/>
        <w:right w:val="none" w:sz="0" w:space="0" w:color="auto"/>
      </w:divBdr>
      <w:divsChild>
        <w:div w:id="407969003">
          <w:marLeft w:val="0"/>
          <w:marRight w:val="0"/>
          <w:marTop w:val="0"/>
          <w:marBottom w:val="0"/>
          <w:divBdr>
            <w:top w:val="none" w:sz="0" w:space="0" w:color="auto"/>
            <w:left w:val="none" w:sz="0" w:space="0" w:color="auto"/>
            <w:bottom w:val="none" w:sz="0" w:space="0" w:color="auto"/>
            <w:right w:val="none" w:sz="0" w:space="0" w:color="auto"/>
          </w:divBdr>
          <w:divsChild>
            <w:div w:id="1012101175">
              <w:marLeft w:val="0"/>
              <w:marRight w:val="0"/>
              <w:marTop w:val="0"/>
              <w:marBottom w:val="0"/>
              <w:divBdr>
                <w:top w:val="none" w:sz="0" w:space="0" w:color="auto"/>
                <w:left w:val="none" w:sz="0" w:space="0" w:color="auto"/>
                <w:bottom w:val="none" w:sz="0" w:space="0" w:color="auto"/>
                <w:right w:val="none" w:sz="0" w:space="0" w:color="auto"/>
              </w:divBdr>
              <w:divsChild>
                <w:div w:id="10713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dp.org/sites/g/files/zskgke326/files/2021-12/PeopleManagementCompetencies.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DC26283CBD364B8CC71901ED094759"/>
        <w:category>
          <w:name w:val="General"/>
          <w:gallery w:val="placeholder"/>
        </w:category>
        <w:types>
          <w:type w:val="bbPlcHdr"/>
        </w:types>
        <w:behaviors>
          <w:behavior w:val="content"/>
        </w:behaviors>
        <w:guid w:val="{D4775AD0-FA13-B842-BD1C-2AA3C14D361C}"/>
      </w:docPartPr>
      <w:docPartBody>
        <w:p w:rsidR="00082059" w:rsidRDefault="00082059" w:rsidP="00082059">
          <w:pPr>
            <w:pStyle w:val="35DC26283CBD364B8CC71901ED094759"/>
          </w:pPr>
          <w:r w:rsidRPr="004938D4">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95241BA-BC59-4CEC-8275-625C6B2CD01E}"/>
      </w:docPartPr>
      <w:docPartBody>
        <w:p w:rsidR="00B64398" w:rsidRDefault="007B41D5">
          <w:r w:rsidRPr="00A9634B">
            <w:rPr>
              <w:rStyle w:val="PlaceholderText"/>
            </w:rPr>
            <w:t>Choose an item.</w:t>
          </w:r>
        </w:p>
      </w:docPartBody>
    </w:docPart>
    <w:docPart>
      <w:docPartPr>
        <w:name w:val="ECB8344AEDE74501B4DBF1EE0FE09EC7"/>
        <w:category>
          <w:name w:val="General"/>
          <w:gallery w:val="placeholder"/>
        </w:category>
        <w:types>
          <w:type w:val="bbPlcHdr"/>
        </w:types>
        <w:behaviors>
          <w:behavior w:val="content"/>
        </w:behaviors>
        <w:guid w:val="{F3F52B0A-5851-4D65-92FC-6BF155EB1284}"/>
      </w:docPartPr>
      <w:docPartBody>
        <w:p w:rsidR="00B64398" w:rsidRDefault="007B41D5" w:rsidP="007B41D5">
          <w:pPr>
            <w:pStyle w:val="ECB8344AEDE74501B4DBF1EE0FE09EC7"/>
          </w:pPr>
          <w:r w:rsidRPr="00A9634B">
            <w:rPr>
              <w:rStyle w:val="PlaceholderText"/>
            </w:rPr>
            <w:t>Choose an item.</w:t>
          </w:r>
        </w:p>
      </w:docPartBody>
    </w:docPart>
    <w:docPart>
      <w:docPartPr>
        <w:name w:val="AF8303E5477B4DED94192B2C4FB6D3D2"/>
        <w:category>
          <w:name w:val="General"/>
          <w:gallery w:val="placeholder"/>
        </w:category>
        <w:types>
          <w:type w:val="bbPlcHdr"/>
        </w:types>
        <w:behaviors>
          <w:behavior w:val="content"/>
        </w:behaviors>
        <w:guid w:val="{284C1D88-4294-46FA-841B-0F994922867B}"/>
      </w:docPartPr>
      <w:docPartBody>
        <w:p w:rsidR="00B64398" w:rsidRDefault="007B41D5" w:rsidP="007B41D5">
          <w:pPr>
            <w:pStyle w:val="AF8303E5477B4DED94192B2C4FB6D3D2"/>
          </w:pPr>
          <w:r w:rsidRPr="00A9634B">
            <w:rPr>
              <w:rStyle w:val="PlaceholderText"/>
            </w:rPr>
            <w:t>Choose an item.</w:t>
          </w:r>
        </w:p>
      </w:docPartBody>
    </w:docPart>
    <w:docPart>
      <w:docPartPr>
        <w:name w:val="4B2033EFDEB54C41BEA79676DEDE9EC2"/>
        <w:category>
          <w:name w:val="General"/>
          <w:gallery w:val="placeholder"/>
        </w:category>
        <w:types>
          <w:type w:val="bbPlcHdr"/>
        </w:types>
        <w:behaviors>
          <w:behavior w:val="content"/>
        </w:behaviors>
        <w:guid w:val="{92FBC832-B16E-4161-BA5E-3B8E8F2399E9}"/>
      </w:docPartPr>
      <w:docPartBody>
        <w:p w:rsidR="00B64398" w:rsidRDefault="007B41D5" w:rsidP="007B41D5">
          <w:pPr>
            <w:pStyle w:val="4B2033EFDEB54C41BEA79676DEDE9EC2"/>
          </w:pPr>
          <w:r w:rsidRPr="00A9634B">
            <w:rPr>
              <w:rStyle w:val="PlaceholderText"/>
            </w:rPr>
            <w:t>Choose an item.</w:t>
          </w:r>
        </w:p>
      </w:docPartBody>
    </w:docPart>
    <w:docPart>
      <w:docPartPr>
        <w:name w:val="48C3F154CBC14106B0D6D29179905E8A"/>
        <w:category>
          <w:name w:val="General"/>
          <w:gallery w:val="placeholder"/>
        </w:category>
        <w:types>
          <w:type w:val="bbPlcHdr"/>
        </w:types>
        <w:behaviors>
          <w:behavior w:val="content"/>
        </w:behaviors>
        <w:guid w:val="{D00CA60C-3537-4C12-803C-F0D56973B9CD}"/>
      </w:docPartPr>
      <w:docPartBody>
        <w:p w:rsidR="00B64398" w:rsidRDefault="007B41D5" w:rsidP="007B41D5">
          <w:pPr>
            <w:pStyle w:val="48C3F154CBC14106B0D6D29179905E8A"/>
          </w:pPr>
          <w:r w:rsidRPr="00A9634B">
            <w:rPr>
              <w:rStyle w:val="PlaceholderText"/>
            </w:rPr>
            <w:t>Choose an item.</w:t>
          </w:r>
        </w:p>
      </w:docPartBody>
    </w:docPart>
    <w:docPart>
      <w:docPartPr>
        <w:name w:val="8C9997364EB844E4AB021DACC4AF096C"/>
        <w:category>
          <w:name w:val="General"/>
          <w:gallery w:val="placeholder"/>
        </w:category>
        <w:types>
          <w:type w:val="bbPlcHdr"/>
        </w:types>
        <w:behaviors>
          <w:behavior w:val="content"/>
        </w:behaviors>
        <w:guid w:val="{7CADDE23-05A9-49E0-B77D-51A42FC2A3F0}"/>
      </w:docPartPr>
      <w:docPartBody>
        <w:p w:rsidR="00B64398" w:rsidRDefault="007B41D5" w:rsidP="007B41D5">
          <w:pPr>
            <w:pStyle w:val="8C9997364EB844E4AB021DACC4AF096C"/>
          </w:pPr>
          <w:r w:rsidRPr="00A9634B">
            <w:rPr>
              <w:rStyle w:val="PlaceholderText"/>
            </w:rPr>
            <w:t>Choose an item.</w:t>
          </w:r>
        </w:p>
      </w:docPartBody>
    </w:docPart>
    <w:docPart>
      <w:docPartPr>
        <w:name w:val="B6B55693B786484BBE1A12944284F38A"/>
        <w:category>
          <w:name w:val="General"/>
          <w:gallery w:val="placeholder"/>
        </w:category>
        <w:types>
          <w:type w:val="bbPlcHdr"/>
        </w:types>
        <w:behaviors>
          <w:behavior w:val="content"/>
        </w:behaviors>
        <w:guid w:val="{CCDB78E2-E45B-4BF1-BF65-B960B7309CC2}"/>
      </w:docPartPr>
      <w:docPartBody>
        <w:p w:rsidR="00B64398" w:rsidRDefault="007B41D5" w:rsidP="007B41D5">
          <w:pPr>
            <w:pStyle w:val="B6B55693B786484BBE1A12944284F38A"/>
          </w:pPr>
          <w:r w:rsidRPr="00A9634B">
            <w:rPr>
              <w:rStyle w:val="PlaceholderText"/>
            </w:rPr>
            <w:t>Choose an item.</w:t>
          </w:r>
        </w:p>
      </w:docPartBody>
    </w:docPart>
    <w:docPart>
      <w:docPartPr>
        <w:name w:val="E27A43CC756E43FA9163A71CC904F71B"/>
        <w:category>
          <w:name w:val="General"/>
          <w:gallery w:val="placeholder"/>
        </w:category>
        <w:types>
          <w:type w:val="bbPlcHdr"/>
        </w:types>
        <w:behaviors>
          <w:behavior w:val="content"/>
        </w:behaviors>
        <w:guid w:val="{3C718F9B-B8A7-4BB5-921B-1F78776CE71D}"/>
      </w:docPartPr>
      <w:docPartBody>
        <w:p w:rsidR="001D60CD" w:rsidRDefault="00B455CD" w:rsidP="00B455CD">
          <w:pPr>
            <w:pStyle w:val="E27A43CC756E43FA9163A71CC904F71B"/>
          </w:pPr>
          <w:r w:rsidRPr="00A9634B">
            <w:rPr>
              <w:rStyle w:val="PlaceholderText"/>
            </w:rPr>
            <w:t>Choose an item.</w:t>
          </w:r>
        </w:p>
      </w:docPartBody>
    </w:docPart>
    <w:docPart>
      <w:docPartPr>
        <w:name w:val="10354688107F48C0905DE17E17562AD3"/>
        <w:category>
          <w:name w:val="General"/>
          <w:gallery w:val="placeholder"/>
        </w:category>
        <w:types>
          <w:type w:val="bbPlcHdr"/>
        </w:types>
        <w:behaviors>
          <w:behavior w:val="content"/>
        </w:behaviors>
        <w:guid w:val="{3A05E848-4780-4389-904E-179207B82957}"/>
      </w:docPartPr>
      <w:docPartBody>
        <w:p w:rsidR="009C0A47" w:rsidRDefault="007B41D5">
          <w:pPr>
            <w:pStyle w:val="10354688107F48C0905DE17E17562AD3"/>
          </w:pPr>
          <w:r w:rsidRPr="00A9634B">
            <w:rPr>
              <w:rStyle w:val="PlaceholderText"/>
            </w:rPr>
            <w:t>Choose an item.</w:t>
          </w:r>
        </w:p>
      </w:docPartBody>
    </w:docPart>
    <w:docPart>
      <w:docPartPr>
        <w:name w:val="BA66413089174F03A1480FE865B2C1A0"/>
        <w:category>
          <w:name w:val="General"/>
          <w:gallery w:val="placeholder"/>
        </w:category>
        <w:types>
          <w:type w:val="bbPlcHdr"/>
        </w:types>
        <w:behaviors>
          <w:behavior w:val="content"/>
        </w:behaviors>
        <w:guid w:val="{58852B79-CF11-49C0-9A91-D6863B3F6671}"/>
      </w:docPartPr>
      <w:docPartBody>
        <w:p w:rsidR="003B0831" w:rsidRDefault="003B0831" w:rsidP="003B0831">
          <w:pPr>
            <w:pStyle w:val="BA66413089174F03A1480FE865B2C1A0"/>
          </w:pPr>
          <w:r w:rsidRPr="005E434C">
            <w:rPr>
              <w:rFonts w:ascii="Arial" w:hAnsi="Arial" w:cs="Arial"/>
              <w:b/>
              <w:bCs/>
              <w:i/>
              <w:iCs/>
            </w:rPr>
            <w:t>Click here to enter</w:t>
          </w:r>
          <w:r>
            <w:rPr>
              <w:rFonts w:ascii="Arial" w:hAnsi="Arial" w:cs="Arial"/>
              <w:b/>
              <w:bCs/>
              <w:i/>
              <w:iCs/>
            </w:rPr>
            <w:t xml:space="preserve"> criteria</w:t>
          </w:r>
          <w:r w:rsidRPr="005E434C">
            <w:rPr>
              <w:rFonts w:ascii="Arial" w:hAnsi="Arial" w:cs="Arial"/>
              <w:b/>
              <w:bCs/>
              <w:i/>
              <w:iCs/>
            </w:rPr>
            <w:t xml:space="preserve"> text</w:t>
          </w:r>
        </w:p>
      </w:docPartBody>
    </w:docPart>
    <w:docPart>
      <w:docPartPr>
        <w:name w:val="8F45795E4C834D188E8F70383C625BD3"/>
        <w:category>
          <w:name w:val="General"/>
          <w:gallery w:val="placeholder"/>
        </w:category>
        <w:types>
          <w:type w:val="bbPlcHdr"/>
        </w:types>
        <w:behaviors>
          <w:behavior w:val="content"/>
        </w:behaviors>
        <w:guid w:val="{54988DB8-7CE3-4AEE-B73F-8C15BC869BB1}"/>
      </w:docPartPr>
      <w:docPartBody>
        <w:p w:rsidR="003B0831" w:rsidRDefault="003B0831" w:rsidP="003B0831">
          <w:pPr>
            <w:pStyle w:val="8F45795E4C834D188E8F70383C625BD3"/>
          </w:pPr>
          <w:r w:rsidRPr="005E434C">
            <w:rPr>
              <w:rFonts w:ascii="Arial" w:hAnsi="Arial" w:cs="Arial"/>
              <w:b/>
              <w:bCs/>
              <w:i/>
              <w:iCs/>
            </w:rPr>
            <w:t>Click here to enter</w:t>
          </w:r>
          <w:r>
            <w:rPr>
              <w:rFonts w:ascii="Arial" w:hAnsi="Arial" w:cs="Arial"/>
              <w:b/>
              <w:bCs/>
              <w:i/>
              <w:iCs/>
            </w:rPr>
            <w:t xml:space="preserve"> criteria</w:t>
          </w:r>
          <w:r w:rsidRPr="005E434C">
            <w:rPr>
              <w:rFonts w:ascii="Arial" w:hAnsi="Arial" w:cs="Arial"/>
              <w:b/>
              <w:bCs/>
              <w:i/>
              <w:iCs/>
            </w:rPr>
            <w:t xml:space="preserv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4214"/>
    <w:rsid w:val="00042DB2"/>
    <w:rsid w:val="00060ADF"/>
    <w:rsid w:val="00081343"/>
    <w:rsid w:val="00082059"/>
    <w:rsid w:val="00095390"/>
    <w:rsid w:val="000B571E"/>
    <w:rsid w:val="000D55DF"/>
    <w:rsid w:val="00122CD9"/>
    <w:rsid w:val="00132301"/>
    <w:rsid w:val="00132A3A"/>
    <w:rsid w:val="00165FD5"/>
    <w:rsid w:val="00174E0E"/>
    <w:rsid w:val="00183943"/>
    <w:rsid w:val="00197D92"/>
    <w:rsid w:val="001B5375"/>
    <w:rsid w:val="001D60CD"/>
    <w:rsid w:val="001D67B2"/>
    <w:rsid w:val="001E6C31"/>
    <w:rsid w:val="001F57C4"/>
    <w:rsid w:val="00206C4A"/>
    <w:rsid w:val="00207838"/>
    <w:rsid w:val="00250CF5"/>
    <w:rsid w:val="00251FC5"/>
    <w:rsid w:val="00290D96"/>
    <w:rsid w:val="00321B13"/>
    <w:rsid w:val="003310B1"/>
    <w:rsid w:val="00357A27"/>
    <w:rsid w:val="0037707F"/>
    <w:rsid w:val="003B0831"/>
    <w:rsid w:val="003B5F78"/>
    <w:rsid w:val="003F2037"/>
    <w:rsid w:val="003F7AAA"/>
    <w:rsid w:val="00457C11"/>
    <w:rsid w:val="0048469A"/>
    <w:rsid w:val="004976CD"/>
    <w:rsid w:val="00501906"/>
    <w:rsid w:val="0052732E"/>
    <w:rsid w:val="00534F46"/>
    <w:rsid w:val="00567B70"/>
    <w:rsid w:val="005706F4"/>
    <w:rsid w:val="00595B5F"/>
    <w:rsid w:val="005C6A53"/>
    <w:rsid w:val="00617E74"/>
    <w:rsid w:val="00626600"/>
    <w:rsid w:val="006652BF"/>
    <w:rsid w:val="00697B8A"/>
    <w:rsid w:val="006C02D2"/>
    <w:rsid w:val="006E38A4"/>
    <w:rsid w:val="006E5088"/>
    <w:rsid w:val="00711759"/>
    <w:rsid w:val="00761EE7"/>
    <w:rsid w:val="007A1CB1"/>
    <w:rsid w:val="007B41D5"/>
    <w:rsid w:val="007E4BB3"/>
    <w:rsid w:val="007E5286"/>
    <w:rsid w:val="00843C44"/>
    <w:rsid w:val="008546FD"/>
    <w:rsid w:val="008E2006"/>
    <w:rsid w:val="009270EF"/>
    <w:rsid w:val="00975AFC"/>
    <w:rsid w:val="009817D8"/>
    <w:rsid w:val="00983CE3"/>
    <w:rsid w:val="009A00D9"/>
    <w:rsid w:val="009C0A47"/>
    <w:rsid w:val="00A264BD"/>
    <w:rsid w:val="00A3256B"/>
    <w:rsid w:val="00A33F85"/>
    <w:rsid w:val="00A82653"/>
    <w:rsid w:val="00AA6F58"/>
    <w:rsid w:val="00AB5354"/>
    <w:rsid w:val="00B01823"/>
    <w:rsid w:val="00B455CD"/>
    <w:rsid w:val="00B61775"/>
    <w:rsid w:val="00B64214"/>
    <w:rsid w:val="00B64398"/>
    <w:rsid w:val="00BC7163"/>
    <w:rsid w:val="00BE5395"/>
    <w:rsid w:val="00C67A11"/>
    <w:rsid w:val="00C80577"/>
    <w:rsid w:val="00CE6FF1"/>
    <w:rsid w:val="00D065EC"/>
    <w:rsid w:val="00D16585"/>
    <w:rsid w:val="00D26B20"/>
    <w:rsid w:val="00D6076E"/>
    <w:rsid w:val="00DA0502"/>
    <w:rsid w:val="00DE3DF5"/>
    <w:rsid w:val="00E25E5C"/>
    <w:rsid w:val="00E677D5"/>
    <w:rsid w:val="00E700FA"/>
    <w:rsid w:val="00F11E77"/>
    <w:rsid w:val="00F578DC"/>
    <w:rsid w:val="00F66416"/>
    <w:rsid w:val="00F945F7"/>
    <w:rsid w:val="00F95F4A"/>
    <w:rsid w:val="00FE366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55CD"/>
    <w:rPr>
      <w:color w:val="808080"/>
    </w:rPr>
  </w:style>
  <w:style w:type="paragraph" w:customStyle="1" w:styleId="35DC26283CBD364B8CC71901ED094759">
    <w:name w:val="35DC26283CBD364B8CC71901ED094759"/>
    <w:rsid w:val="00082059"/>
    <w:pPr>
      <w:spacing w:after="0" w:line="240" w:lineRule="auto"/>
    </w:pPr>
    <w:rPr>
      <w:sz w:val="24"/>
      <w:szCs w:val="24"/>
      <w:lang w:eastAsia="ja-JP"/>
    </w:rPr>
  </w:style>
  <w:style w:type="paragraph" w:customStyle="1" w:styleId="E27A43CC756E43FA9163A71CC904F71B">
    <w:name w:val="E27A43CC756E43FA9163A71CC904F71B"/>
    <w:rsid w:val="00B455CD"/>
    <w:pPr>
      <w:spacing w:after="160" w:line="259" w:lineRule="auto"/>
    </w:pPr>
    <w:rPr>
      <w:lang w:eastAsia="ja-JP"/>
    </w:rPr>
  </w:style>
  <w:style w:type="paragraph" w:customStyle="1" w:styleId="10354688107F48C0905DE17E17562AD3">
    <w:name w:val="10354688107F48C0905DE17E17562AD3"/>
    <w:pPr>
      <w:spacing w:after="160" w:line="259" w:lineRule="auto"/>
    </w:pPr>
    <w:rPr>
      <w:lang w:eastAsia="ja-JP"/>
    </w:rPr>
  </w:style>
  <w:style w:type="paragraph" w:customStyle="1" w:styleId="ECB8344AEDE74501B4DBF1EE0FE09EC7">
    <w:name w:val="ECB8344AEDE74501B4DBF1EE0FE09EC7"/>
    <w:rsid w:val="007B41D5"/>
    <w:pPr>
      <w:spacing w:after="160" w:line="259" w:lineRule="auto"/>
    </w:pPr>
    <w:rPr>
      <w:lang w:val="en-GB" w:eastAsia="ja-JP"/>
    </w:rPr>
  </w:style>
  <w:style w:type="paragraph" w:customStyle="1" w:styleId="AF8303E5477B4DED94192B2C4FB6D3D2">
    <w:name w:val="AF8303E5477B4DED94192B2C4FB6D3D2"/>
    <w:rsid w:val="007B41D5"/>
    <w:pPr>
      <w:spacing w:after="160" w:line="259" w:lineRule="auto"/>
    </w:pPr>
    <w:rPr>
      <w:lang w:val="en-GB" w:eastAsia="ja-JP"/>
    </w:rPr>
  </w:style>
  <w:style w:type="paragraph" w:customStyle="1" w:styleId="4B2033EFDEB54C41BEA79676DEDE9EC2">
    <w:name w:val="4B2033EFDEB54C41BEA79676DEDE9EC2"/>
    <w:rsid w:val="007B41D5"/>
    <w:pPr>
      <w:spacing w:after="160" w:line="259" w:lineRule="auto"/>
    </w:pPr>
    <w:rPr>
      <w:lang w:val="en-GB" w:eastAsia="ja-JP"/>
    </w:rPr>
  </w:style>
  <w:style w:type="paragraph" w:customStyle="1" w:styleId="48C3F154CBC14106B0D6D29179905E8A">
    <w:name w:val="48C3F154CBC14106B0D6D29179905E8A"/>
    <w:rsid w:val="007B41D5"/>
    <w:pPr>
      <w:spacing w:after="160" w:line="259" w:lineRule="auto"/>
    </w:pPr>
    <w:rPr>
      <w:lang w:val="en-GB" w:eastAsia="ja-JP"/>
    </w:rPr>
  </w:style>
  <w:style w:type="paragraph" w:customStyle="1" w:styleId="8C9997364EB844E4AB021DACC4AF096C">
    <w:name w:val="8C9997364EB844E4AB021DACC4AF096C"/>
    <w:rsid w:val="007B41D5"/>
    <w:pPr>
      <w:spacing w:after="160" w:line="259" w:lineRule="auto"/>
    </w:pPr>
    <w:rPr>
      <w:lang w:val="en-GB" w:eastAsia="ja-JP"/>
    </w:rPr>
  </w:style>
  <w:style w:type="paragraph" w:customStyle="1" w:styleId="B6B55693B786484BBE1A12944284F38A">
    <w:name w:val="B6B55693B786484BBE1A12944284F38A"/>
    <w:rsid w:val="007B41D5"/>
    <w:pPr>
      <w:spacing w:after="160" w:line="259" w:lineRule="auto"/>
    </w:pPr>
    <w:rPr>
      <w:lang w:val="en-GB" w:eastAsia="ja-JP"/>
    </w:rPr>
  </w:style>
  <w:style w:type="paragraph" w:customStyle="1" w:styleId="BA66413089174F03A1480FE865B2C1A0">
    <w:name w:val="BA66413089174F03A1480FE865B2C1A0"/>
    <w:rsid w:val="003B0831"/>
    <w:pPr>
      <w:spacing w:after="160" w:line="278" w:lineRule="auto"/>
    </w:pPr>
    <w:rPr>
      <w:kern w:val="2"/>
      <w:sz w:val="24"/>
      <w:szCs w:val="24"/>
      <w:lang w:val="en-PH" w:eastAsia="en-PH"/>
      <w14:ligatures w14:val="standardContextual"/>
    </w:rPr>
  </w:style>
  <w:style w:type="paragraph" w:customStyle="1" w:styleId="8F45795E4C834D188E8F70383C625BD3">
    <w:name w:val="8F45795E4C834D188E8F70383C625BD3"/>
    <w:rsid w:val="003B0831"/>
    <w:pPr>
      <w:spacing w:after="160" w:line="278" w:lineRule="auto"/>
    </w:pPr>
    <w:rPr>
      <w:kern w:val="2"/>
      <w:sz w:val="24"/>
      <w:szCs w:val="24"/>
      <w:lang w:val="en-PH" w:eastAsia="en-PH"/>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D3BADB0BDE6440A0D80FB72724510C" ma:contentTypeVersion="4" ma:contentTypeDescription="Create a new document." ma:contentTypeScope="" ma:versionID="ca23311677541fdae2da3047e98e21ae">
  <xsd:schema xmlns:xsd="http://www.w3.org/2001/XMLSchema" xmlns:xs="http://www.w3.org/2001/XMLSchema" xmlns:p="http://schemas.microsoft.com/office/2006/metadata/properties" xmlns:ns2="035fda66-ec57-4488-a567-ea72cdc4e5bd" targetNamespace="http://schemas.microsoft.com/office/2006/metadata/properties" ma:root="true" ma:fieldsID="6f680806d8f3106b8a249462c93b9c77" ns2:_="">
    <xsd:import namespace="035fda66-ec57-4488-a567-ea72cdc4e5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5fda66-ec57-4488-a567-ea72cdc4e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D87094-0903-43DF-9A09-855ABA4F1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5fda66-ec57-4488-a567-ea72cdc4e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860D5B-8513-49B9-9A2B-428A6906F85A}">
  <ds:schemaRefs>
    <ds:schemaRef ds:uri="http://schemas.microsoft.com/sharepoint/v3/contenttype/forms"/>
  </ds:schemaRefs>
</ds:datastoreItem>
</file>

<file path=customXml/itemProps3.xml><?xml version="1.0" encoding="utf-8"?>
<ds:datastoreItem xmlns:ds="http://schemas.openxmlformats.org/officeDocument/2006/customXml" ds:itemID="{F990E37F-23AA-4C37-8A45-F3639AA646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21EDB3-0422-034C-9E59-B34DBD67D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2083</Words>
  <Characters>11878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UNDP</Company>
  <LinksUpToDate>false</LinksUpToDate>
  <CharactersWithSpaces>13934</CharactersWithSpaces>
  <SharedDoc>false</SharedDoc>
  <HLinks>
    <vt:vector size="6" baseType="variant">
      <vt:variant>
        <vt:i4>8060982</vt:i4>
      </vt:variant>
      <vt:variant>
        <vt:i4>0</vt:i4>
      </vt:variant>
      <vt:variant>
        <vt:i4>0</vt:i4>
      </vt:variant>
      <vt:variant>
        <vt:i4>5</vt:i4>
      </vt:variant>
      <vt:variant>
        <vt:lpwstr>https://www.undp.org/sites/g/files/zskgke326/files/2021-12/PeopleManagementCompetencies.pdf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UNDP</dc:creator>
  <cp:keywords/>
  <cp:lastModifiedBy>Vivien Suerte</cp:lastModifiedBy>
  <cp:revision>4</cp:revision>
  <cp:lastPrinted>2014-04-02T17:44:00Z</cp:lastPrinted>
  <dcterms:created xsi:type="dcterms:W3CDTF">2026-03-24T03:38:00Z</dcterms:created>
  <dcterms:modified xsi:type="dcterms:W3CDTF">2026-03-24T05:28:00Z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20cbb116-b9c3-4f25-874c-623c9febceb5</vt:lpwstr>
  </property>
  <property fmtid="{D5CDD505-2E9C-101B-9397-08002B2CF9AE}" pid="3" name="ContentTypeId">
    <vt:lpwstr>0x01010075D3BADB0BDE6440A0D80FB72724510C</vt:lpwstr>
  </property>
</Properties>
</file>